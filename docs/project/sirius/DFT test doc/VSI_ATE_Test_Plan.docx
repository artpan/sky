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58F" w:rsidRDefault="0007258F" w:rsidP="00F90431">
      <w:pPr>
        <w:pStyle w:val="Default"/>
        <w:rPr>
          <w:sz w:val="32"/>
          <w:szCs w:val="32"/>
        </w:rPr>
      </w:pPr>
    </w:p>
    <w:p w:rsidR="004C23F9" w:rsidRPr="003F74D7" w:rsidRDefault="003873B6" w:rsidP="004C23F9">
      <w:pPr>
        <w:pStyle w:val="Default"/>
        <w:jc w:val="center"/>
        <w:rPr>
          <w:sz w:val="44"/>
          <w:szCs w:val="44"/>
        </w:rPr>
      </w:pPr>
      <w:r w:rsidRPr="003F74D7">
        <w:rPr>
          <w:sz w:val="44"/>
          <w:szCs w:val="44"/>
        </w:rPr>
        <w:t xml:space="preserve">ATE </w:t>
      </w:r>
      <w:r w:rsidR="004C23F9" w:rsidRPr="003F74D7">
        <w:rPr>
          <w:sz w:val="44"/>
          <w:szCs w:val="44"/>
        </w:rPr>
        <w:t xml:space="preserve">Test </w:t>
      </w:r>
      <w:r w:rsidRPr="003F74D7">
        <w:rPr>
          <w:sz w:val="44"/>
          <w:szCs w:val="44"/>
        </w:rPr>
        <w:t>Plan</w:t>
      </w:r>
    </w:p>
    <w:p w:rsidR="004C23F9" w:rsidRPr="003F74D7" w:rsidRDefault="004C23F9" w:rsidP="0007258F">
      <w:pPr>
        <w:rPr>
          <w:rFonts w:ascii="Arial" w:hAnsi="Arial" w:cs="Arial"/>
          <w:b/>
          <w:sz w:val="28"/>
          <w:szCs w:val="28"/>
        </w:rPr>
      </w:pPr>
    </w:p>
    <w:p w:rsidR="0007258F" w:rsidRPr="003F74D7" w:rsidRDefault="0007258F" w:rsidP="0007258F">
      <w:pPr>
        <w:rPr>
          <w:rFonts w:ascii="Arial" w:hAnsi="Arial" w:cs="Arial"/>
          <w:b/>
          <w:sz w:val="28"/>
          <w:szCs w:val="28"/>
        </w:rPr>
      </w:pPr>
      <w:r w:rsidRPr="003F74D7">
        <w:rPr>
          <w:rFonts w:ascii="Arial" w:hAnsi="Arial" w:cs="Arial"/>
          <w:b/>
          <w:sz w:val="28"/>
          <w:szCs w:val="28"/>
        </w:rP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4"/>
        <w:gridCol w:w="1748"/>
        <w:gridCol w:w="1824"/>
        <w:gridCol w:w="2700"/>
      </w:tblGrid>
      <w:tr w:rsidR="0007258F" w:rsidRPr="001E50A5" w:rsidTr="001E50A5">
        <w:tc>
          <w:tcPr>
            <w:tcW w:w="1874" w:type="dxa"/>
          </w:tcPr>
          <w:p w:rsidR="0007258F" w:rsidRPr="001E50A5" w:rsidRDefault="0007258F" w:rsidP="00371388">
            <w:pPr>
              <w:rPr>
                <w:rFonts w:ascii="Arial" w:hAnsi="Arial" w:cs="Arial"/>
              </w:rPr>
            </w:pPr>
            <w:r w:rsidRPr="001E50A5">
              <w:rPr>
                <w:rFonts w:ascii="Arial" w:hAnsi="Arial" w:cs="Arial"/>
              </w:rPr>
              <w:t>Version</w:t>
            </w:r>
          </w:p>
        </w:tc>
        <w:tc>
          <w:tcPr>
            <w:tcW w:w="1748" w:type="dxa"/>
          </w:tcPr>
          <w:p w:rsidR="0007258F" w:rsidRPr="001E50A5" w:rsidRDefault="0007258F" w:rsidP="00371388">
            <w:pPr>
              <w:rPr>
                <w:rFonts w:ascii="Arial" w:hAnsi="Arial" w:cs="Arial"/>
              </w:rPr>
            </w:pPr>
            <w:r w:rsidRPr="001E50A5">
              <w:rPr>
                <w:rFonts w:ascii="Arial" w:hAnsi="Arial" w:cs="Arial"/>
              </w:rPr>
              <w:t>Author</w:t>
            </w:r>
          </w:p>
        </w:tc>
        <w:tc>
          <w:tcPr>
            <w:tcW w:w="1824" w:type="dxa"/>
          </w:tcPr>
          <w:p w:rsidR="0007258F" w:rsidRPr="001E50A5" w:rsidRDefault="0007258F" w:rsidP="00371388">
            <w:pPr>
              <w:rPr>
                <w:rFonts w:ascii="Arial" w:hAnsi="Arial" w:cs="Arial"/>
              </w:rPr>
            </w:pPr>
            <w:r w:rsidRPr="001E50A5">
              <w:rPr>
                <w:rFonts w:ascii="Arial" w:hAnsi="Arial" w:cs="Arial"/>
              </w:rPr>
              <w:t>Data</w:t>
            </w:r>
          </w:p>
        </w:tc>
        <w:tc>
          <w:tcPr>
            <w:tcW w:w="2700" w:type="dxa"/>
          </w:tcPr>
          <w:p w:rsidR="0007258F" w:rsidRPr="001E50A5" w:rsidRDefault="0007258F" w:rsidP="00371388">
            <w:pPr>
              <w:rPr>
                <w:rFonts w:ascii="Arial" w:hAnsi="Arial" w:cs="Arial"/>
              </w:rPr>
            </w:pPr>
            <w:r w:rsidRPr="001E50A5">
              <w:rPr>
                <w:rFonts w:ascii="Arial" w:hAnsi="Arial" w:cs="Arial"/>
              </w:rPr>
              <w:t>Comment</w:t>
            </w:r>
          </w:p>
        </w:tc>
      </w:tr>
      <w:tr w:rsidR="004F3F37" w:rsidRPr="001E50A5" w:rsidTr="001E50A5">
        <w:tc>
          <w:tcPr>
            <w:tcW w:w="1874" w:type="dxa"/>
          </w:tcPr>
          <w:p w:rsidR="004F3F37" w:rsidRPr="001E50A5" w:rsidRDefault="004F3F37" w:rsidP="00EB60B2">
            <w:pPr>
              <w:rPr>
                <w:rFonts w:ascii="Arial" w:hAnsi="Arial" w:cs="Arial"/>
              </w:rPr>
            </w:pPr>
          </w:p>
        </w:tc>
        <w:tc>
          <w:tcPr>
            <w:tcW w:w="1748" w:type="dxa"/>
          </w:tcPr>
          <w:p w:rsidR="004F3F37" w:rsidRPr="001E50A5" w:rsidRDefault="004F3F37" w:rsidP="00EB60B2">
            <w:pPr>
              <w:rPr>
                <w:rFonts w:ascii="Arial" w:hAnsi="Arial" w:cs="Arial"/>
              </w:rPr>
            </w:pPr>
          </w:p>
        </w:tc>
        <w:tc>
          <w:tcPr>
            <w:tcW w:w="1824" w:type="dxa"/>
          </w:tcPr>
          <w:p w:rsidR="004F3F37" w:rsidRPr="001E50A5" w:rsidRDefault="004F3F37" w:rsidP="00EB60B2">
            <w:pPr>
              <w:rPr>
                <w:rFonts w:ascii="Arial" w:hAnsi="Arial" w:cs="Arial"/>
              </w:rPr>
            </w:pPr>
          </w:p>
        </w:tc>
        <w:tc>
          <w:tcPr>
            <w:tcW w:w="2700" w:type="dxa"/>
          </w:tcPr>
          <w:p w:rsidR="004F3F37" w:rsidRPr="001E50A5" w:rsidRDefault="004F3F37" w:rsidP="00EB60B2">
            <w:pPr>
              <w:rPr>
                <w:rFonts w:ascii="Arial" w:hAnsi="Arial" w:cs="Arial"/>
              </w:rPr>
            </w:pPr>
          </w:p>
        </w:tc>
      </w:tr>
      <w:tr w:rsidR="003942CA" w:rsidRPr="001E50A5" w:rsidTr="001E50A5">
        <w:tc>
          <w:tcPr>
            <w:tcW w:w="1874" w:type="dxa"/>
          </w:tcPr>
          <w:p w:rsidR="003942CA" w:rsidRPr="001E50A5" w:rsidRDefault="003942CA" w:rsidP="00371388">
            <w:pPr>
              <w:rPr>
                <w:rFonts w:ascii="Arial" w:hAnsi="Arial" w:cs="Arial"/>
              </w:rPr>
            </w:pPr>
          </w:p>
        </w:tc>
        <w:tc>
          <w:tcPr>
            <w:tcW w:w="1748" w:type="dxa"/>
          </w:tcPr>
          <w:p w:rsidR="00AB04AB" w:rsidRPr="001E50A5" w:rsidRDefault="00AB04AB" w:rsidP="00371388">
            <w:pPr>
              <w:rPr>
                <w:rFonts w:ascii="Arial" w:hAnsi="Arial" w:cs="Arial"/>
              </w:rPr>
            </w:pPr>
          </w:p>
        </w:tc>
        <w:tc>
          <w:tcPr>
            <w:tcW w:w="1824" w:type="dxa"/>
          </w:tcPr>
          <w:p w:rsidR="003942CA" w:rsidRPr="001E50A5" w:rsidRDefault="003942CA" w:rsidP="00371388">
            <w:pPr>
              <w:rPr>
                <w:rFonts w:ascii="Arial" w:hAnsi="Arial" w:cs="Arial"/>
              </w:rPr>
            </w:pPr>
          </w:p>
        </w:tc>
        <w:tc>
          <w:tcPr>
            <w:tcW w:w="2700" w:type="dxa"/>
          </w:tcPr>
          <w:p w:rsidR="003942CA" w:rsidRPr="001E50A5" w:rsidRDefault="003942CA" w:rsidP="00371388">
            <w:pPr>
              <w:rPr>
                <w:rFonts w:ascii="Arial" w:hAnsi="Arial" w:cs="Arial"/>
              </w:rPr>
            </w:pPr>
          </w:p>
        </w:tc>
      </w:tr>
      <w:tr w:rsidR="006C288A" w:rsidRPr="001E50A5" w:rsidTr="001E50A5">
        <w:tc>
          <w:tcPr>
            <w:tcW w:w="1874" w:type="dxa"/>
          </w:tcPr>
          <w:p w:rsidR="006C288A" w:rsidRPr="001E50A5" w:rsidRDefault="006C288A" w:rsidP="00CF4A2A">
            <w:pPr>
              <w:rPr>
                <w:rFonts w:ascii="Arial" w:hAnsi="Arial" w:cs="Arial"/>
              </w:rPr>
            </w:pPr>
          </w:p>
        </w:tc>
        <w:tc>
          <w:tcPr>
            <w:tcW w:w="1748" w:type="dxa"/>
          </w:tcPr>
          <w:p w:rsidR="006C288A" w:rsidRPr="001E50A5" w:rsidRDefault="006C288A" w:rsidP="00CF4A2A">
            <w:pPr>
              <w:rPr>
                <w:rFonts w:ascii="Arial" w:hAnsi="Arial" w:cs="Arial"/>
              </w:rPr>
            </w:pPr>
          </w:p>
        </w:tc>
        <w:tc>
          <w:tcPr>
            <w:tcW w:w="1824" w:type="dxa"/>
          </w:tcPr>
          <w:p w:rsidR="006C288A" w:rsidRPr="001E50A5" w:rsidRDefault="006C288A" w:rsidP="00CF4A2A">
            <w:pPr>
              <w:rPr>
                <w:rFonts w:ascii="Arial" w:hAnsi="Arial" w:cs="Arial"/>
              </w:rPr>
            </w:pPr>
          </w:p>
        </w:tc>
        <w:tc>
          <w:tcPr>
            <w:tcW w:w="2700" w:type="dxa"/>
          </w:tcPr>
          <w:p w:rsidR="006C288A" w:rsidRPr="001E50A5" w:rsidRDefault="006C288A" w:rsidP="00CF4A2A">
            <w:pPr>
              <w:rPr>
                <w:rFonts w:ascii="Arial" w:hAnsi="Arial" w:cs="Arial"/>
              </w:rPr>
            </w:pPr>
          </w:p>
        </w:tc>
      </w:tr>
      <w:tr w:rsidR="00102860" w:rsidRPr="001E50A5" w:rsidTr="001E50A5">
        <w:tc>
          <w:tcPr>
            <w:tcW w:w="1874" w:type="dxa"/>
          </w:tcPr>
          <w:p w:rsidR="00102860" w:rsidRPr="001E50A5" w:rsidRDefault="00102860" w:rsidP="005512E3">
            <w:pPr>
              <w:rPr>
                <w:rFonts w:ascii="Arial" w:hAnsi="Arial" w:cs="Arial"/>
              </w:rPr>
            </w:pPr>
          </w:p>
        </w:tc>
        <w:tc>
          <w:tcPr>
            <w:tcW w:w="1748" w:type="dxa"/>
          </w:tcPr>
          <w:p w:rsidR="00102860" w:rsidRPr="001E50A5" w:rsidRDefault="00102860" w:rsidP="005512E3">
            <w:pPr>
              <w:rPr>
                <w:rFonts w:ascii="Arial" w:hAnsi="Arial" w:cs="Arial"/>
              </w:rPr>
            </w:pPr>
          </w:p>
        </w:tc>
        <w:tc>
          <w:tcPr>
            <w:tcW w:w="1824" w:type="dxa"/>
          </w:tcPr>
          <w:p w:rsidR="00102860" w:rsidRPr="001E50A5" w:rsidRDefault="00102860" w:rsidP="005512E3">
            <w:pPr>
              <w:rPr>
                <w:rFonts w:ascii="Arial" w:hAnsi="Arial" w:cs="Arial"/>
              </w:rPr>
            </w:pPr>
          </w:p>
        </w:tc>
        <w:tc>
          <w:tcPr>
            <w:tcW w:w="2700" w:type="dxa"/>
          </w:tcPr>
          <w:p w:rsidR="00102860" w:rsidRPr="001E50A5" w:rsidRDefault="00102860" w:rsidP="005512E3">
            <w:pPr>
              <w:rPr>
                <w:rFonts w:ascii="Arial" w:hAnsi="Arial" w:cs="Arial"/>
              </w:rPr>
            </w:pPr>
          </w:p>
        </w:tc>
      </w:tr>
      <w:tr w:rsidR="00146549" w:rsidRPr="001E50A5" w:rsidTr="00884910">
        <w:tc>
          <w:tcPr>
            <w:tcW w:w="1874" w:type="dxa"/>
          </w:tcPr>
          <w:p w:rsidR="00146549" w:rsidRPr="001E50A5" w:rsidRDefault="00146549" w:rsidP="00884910">
            <w:pPr>
              <w:rPr>
                <w:rFonts w:ascii="Arial" w:hAnsi="Arial" w:cs="Arial"/>
              </w:rPr>
            </w:pPr>
          </w:p>
        </w:tc>
        <w:tc>
          <w:tcPr>
            <w:tcW w:w="1748" w:type="dxa"/>
          </w:tcPr>
          <w:p w:rsidR="00146549" w:rsidRPr="001E50A5" w:rsidRDefault="00146549" w:rsidP="00884910">
            <w:pPr>
              <w:rPr>
                <w:rFonts w:ascii="Arial" w:hAnsi="Arial" w:cs="Arial"/>
              </w:rPr>
            </w:pPr>
          </w:p>
        </w:tc>
        <w:tc>
          <w:tcPr>
            <w:tcW w:w="1824" w:type="dxa"/>
          </w:tcPr>
          <w:p w:rsidR="00146549" w:rsidRPr="001E50A5" w:rsidRDefault="00146549" w:rsidP="00884910">
            <w:pPr>
              <w:rPr>
                <w:rFonts w:ascii="Arial" w:hAnsi="Arial" w:cs="Arial"/>
              </w:rPr>
            </w:pPr>
          </w:p>
        </w:tc>
        <w:tc>
          <w:tcPr>
            <w:tcW w:w="2700" w:type="dxa"/>
          </w:tcPr>
          <w:p w:rsidR="00146549" w:rsidRPr="001E50A5" w:rsidRDefault="00146549" w:rsidP="00884910">
            <w:pPr>
              <w:rPr>
                <w:rFonts w:ascii="Arial" w:hAnsi="Arial" w:cs="Arial"/>
              </w:rPr>
            </w:pPr>
          </w:p>
        </w:tc>
      </w:tr>
      <w:tr w:rsidR="00102860" w:rsidRPr="001E50A5" w:rsidTr="001E50A5">
        <w:tc>
          <w:tcPr>
            <w:tcW w:w="1874" w:type="dxa"/>
          </w:tcPr>
          <w:p w:rsidR="00102860" w:rsidRPr="00146549" w:rsidRDefault="00102860" w:rsidP="00371388">
            <w:pPr>
              <w:rPr>
                <w:rFonts w:ascii="Arial" w:hAnsi="Arial" w:cs="Arial"/>
              </w:rPr>
            </w:pPr>
          </w:p>
        </w:tc>
        <w:tc>
          <w:tcPr>
            <w:tcW w:w="1748" w:type="dxa"/>
          </w:tcPr>
          <w:p w:rsidR="00102860" w:rsidRPr="001E50A5" w:rsidRDefault="00102860" w:rsidP="00371388">
            <w:pPr>
              <w:rPr>
                <w:rFonts w:ascii="Arial" w:hAnsi="Arial" w:cs="Arial"/>
              </w:rPr>
            </w:pPr>
          </w:p>
        </w:tc>
        <w:tc>
          <w:tcPr>
            <w:tcW w:w="1824" w:type="dxa"/>
          </w:tcPr>
          <w:p w:rsidR="00102860" w:rsidRPr="001E50A5" w:rsidRDefault="00102860" w:rsidP="00371388">
            <w:pPr>
              <w:rPr>
                <w:rFonts w:ascii="Arial" w:hAnsi="Arial" w:cs="Arial"/>
              </w:rPr>
            </w:pPr>
          </w:p>
        </w:tc>
        <w:tc>
          <w:tcPr>
            <w:tcW w:w="2700" w:type="dxa"/>
          </w:tcPr>
          <w:p w:rsidR="00102860" w:rsidRPr="001E50A5" w:rsidRDefault="00102860" w:rsidP="00371388">
            <w:pPr>
              <w:rPr>
                <w:rFonts w:ascii="Arial" w:hAnsi="Arial" w:cs="Arial"/>
              </w:rPr>
            </w:pPr>
          </w:p>
        </w:tc>
      </w:tr>
      <w:tr w:rsidR="00146549" w:rsidRPr="001E50A5" w:rsidTr="001E50A5">
        <w:tc>
          <w:tcPr>
            <w:tcW w:w="1874" w:type="dxa"/>
          </w:tcPr>
          <w:p w:rsidR="00146549" w:rsidRPr="001E50A5" w:rsidRDefault="00146549" w:rsidP="00371388">
            <w:pPr>
              <w:rPr>
                <w:rFonts w:ascii="Arial" w:hAnsi="Arial" w:cs="Arial"/>
              </w:rPr>
            </w:pPr>
          </w:p>
        </w:tc>
        <w:tc>
          <w:tcPr>
            <w:tcW w:w="1748" w:type="dxa"/>
          </w:tcPr>
          <w:p w:rsidR="00146549" w:rsidRPr="001E50A5" w:rsidRDefault="00146549" w:rsidP="00371388">
            <w:pPr>
              <w:rPr>
                <w:rFonts w:ascii="Arial" w:hAnsi="Arial" w:cs="Arial"/>
              </w:rPr>
            </w:pPr>
          </w:p>
        </w:tc>
        <w:tc>
          <w:tcPr>
            <w:tcW w:w="1824" w:type="dxa"/>
          </w:tcPr>
          <w:p w:rsidR="00146549" w:rsidRPr="001E50A5" w:rsidRDefault="00146549" w:rsidP="00371388">
            <w:pPr>
              <w:rPr>
                <w:rFonts w:ascii="Arial" w:hAnsi="Arial" w:cs="Arial"/>
              </w:rPr>
            </w:pPr>
          </w:p>
        </w:tc>
        <w:tc>
          <w:tcPr>
            <w:tcW w:w="2700" w:type="dxa"/>
          </w:tcPr>
          <w:p w:rsidR="00146549" w:rsidRPr="001E50A5" w:rsidRDefault="00146549" w:rsidP="00371388">
            <w:pPr>
              <w:rPr>
                <w:rFonts w:ascii="Arial" w:hAnsi="Arial" w:cs="Arial"/>
              </w:rPr>
            </w:pPr>
          </w:p>
        </w:tc>
      </w:tr>
      <w:tr w:rsidR="0040687A" w:rsidRPr="001E50A5" w:rsidTr="001E50A5">
        <w:tc>
          <w:tcPr>
            <w:tcW w:w="1874" w:type="dxa"/>
          </w:tcPr>
          <w:p w:rsidR="0040687A" w:rsidRDefault="0040687A" w:rsidP="00371388">
            <w:pPr>
              <w:rPr>
                <w:rFonts w:ascii="Arial" w:hAnsi="Arial" w:cs="Arial"/>
              </w:rPr>
            </w:pPr>
          </w:p>
        </w:tc>
        <w:tc>
          <w:tcPr>
            <w:tcW w:w="1748" w:type="dxa"/>
          </w:tcPr>
          <w:p w:rsidR="0040687A" w:rsidRDefault="0040687A" w:rsidP="00371388">
            <w:pPr>
              <w:rPr>
                <w:rFonts w:ascii="Arial" w:hAnsi="Arial" w:cs="Arial"/>
              </w:rPr>
            </w:pPr>
          </w:p>
        </w:tc>
        <w:tc>
          <w:tcPr>
            <w:tcW w:w="1824" w:type="dxa"/>
          </w:tcPr>
          <w:p w:rsidR="0040687A" w:rsidRPr="00C80C8F" w:rsidRDefault="0040687A" w:rsidP="00371388">
            <w:pPr>
              <w:rPr>
                <w:rFonts w:ascii="Arial" w:hAnsi="Arial" w:cs="Arial"/>
              </w:rPr>
            </w:pPr>
          </w:p>
        </w:tc>
        <w:tc>
          <w:tcPr>
            <w:tcW w:w="2700" w:type="dxa"/>
          </w:tcPr>
          <w:p w:rsidR="0040687A" w:rsidRDefault="0040687A" w:rsidP="001B54CE">
            <w:pPr>
              <w:rPr>
                <w:rFonts w:ascii="Arial" w:hAnsi="Arial" w:cs="Arial"/>
              </w:rPr>
            </w:pPr>
          </w:p>
        </w:tc>
      </w:tr>
      <w:tr w:rsidR="001B54CE" w:rsidRPr="001E50A5" w:rsidTr="001E50A5">
        <w:tc>
          <w:tcPr>
            <w:tcW w:w="1874" w:type="dxa"/>
          </w:tcPr>
          <w:p w:rsidR="001B54CE" w:rsidRDefault="001B54CE" w:rsidP="00371388">
            <w:pPr>
              <w:rPr>
                <w:rFonts w:ascii="Arial" w:hAnsi="Arial" w:cs="Arial"/>
              </w:rPr>
            </w:pPr>
          </w:p>
        </w:tc>
        <w:tc>
          <w:tcPr>
            <w:tcW w:w="1748" w:type="dxa"/>
          </w:tcPr>
          <w:p w:rsidR="001B54CE" w:rsidRDefault="001B54CE" w:rsidP="00371388">
            <w:pPr>
              <w:rPr>
                <w:rFonts w:ascii="Arial" w:hAnsi="Arial" w:cs="Arial"/>
              </w:rPr>
            </w:pPr>
          </w:p>
        </w:tc>
        <w:tc>
          <w:tcPr>
            <w:tcW w:w="1824" w:type="dxa"/>
          </w:tcPr>
          <w:p w:rsidR="001B54CE" w:rsidRDefault="001B54CE" w:rsidP="00371388">
            <w:pPr>
              <w:rPr>
                <w:rFonts w:ascii="Arial" w:hAnsi="Arial" w:cs="Arial"/>
              </w:rPr>
            </w:pPr>
          </w:p>
        </w:tc>
        <w:tc>
          <w:tcPr>
            <w:tcW w:w="2700" w:type="dxa"/>
          </w:tcPr>
          <w:p w:rsidR="001B54CE" w:rsidRDefault="001B54CE" w:rsidP="00371388">
            <w:pPr>
              <w:rPr>
                <w:rFonts w:ascii="Arial" w:hAnsi="Arial" w:cs="Arial"/>
              </w:rPr>
            </w:pPr>
          </w:p>
        </w:tc>
      </w:tr>
      <w:tr w:rsidR="00274448" w:rsidRPr="001E50A5" w:rsidTr="001E50A5">
        <w:tc>
          <w:tcPr>
            <w:tcW w:w="1874" w:type="dxa"/>
          </w:tcPr>
          <w:p w:rsidR="00274448" w:rsidRDefault="00274448" w:rsidP="00371388">
            <w:pPr>
              <w:rPr>
                <w:rFonts w:ascii="Arial" w:hAnsi="Arial" w:cs="Arial"/>
              </w:rPr>
            </w:pPr>
          </w:p>
        </w:tc>
        <w:tc>
          <w:tcPr>
            <w:tcW w:w="1748" w:type="dxa"/>
          </w:tcPr>
          <w:p w:rsidR="00274448" w:rsidRDefault="00274448" w:rsidP="00371388">
            <w:pPr>
              <w:rPr>
                <w:rFonts w:ascii="Arial" w:hAnsi="Arial" w:cs="Arial"/>
              </w:rPr>
            </w:pPr>
          </w:p>
        </w:tc>
        <w:tc>
          <w:tcPr>
            <w:tcW w:w="1824" w:type="dxa"/>
          </w:tcPr>
          <w:p w:rsidR="00274448" w:rsidRDefault="00274448" w:rsidP="00371388">
            <w:pPr>
              <w:rPr>
                <w:rFonts w:ascii="Arial" w:hAnsi="Arial" w:cs="Arial"/>
              </w:rPr>
            </w:pPr>
          </w:p>
        </w:tc>
        <w:tc>
          <w:tcPr>
            <w:tcW w:w="2700" w:type="dxa"/>
          </w:tcPr>
          <w:p w:rsidR="00274448" w:rsidRDefault="00274448" w:rsidP="00371388">
            <w:pPr>
              <w:rPr>
                <w:rFonts w:ascii="Arial" w:hAnsi="Arial" w:cs="Arial"/>
              </w:rPr>
            </w:pPr>
          </w:p>
        </w:tc>
      </w:tr>
      <w:tr w:rsidR="00326A44" w:rsidRPr="001E50A5" w:rsidTr="001E50A5">
        <w:tc>
          <w:tcPr>
            <w:tcW w:w="1874" w:type="dxa"/>
          </w:tcPr>
          <w:p w:rsidR="00326A44" w:rsidRDefault="00326A44" w:rsidP="00371388">
            <w:pPr>
              <w:rPr>
                <w:rFonts w:ascii="Arial" w:hAnsi="Arial" w:cs="Arial"/>
              </w:rPr>
            </w:pPr>
          </w:p>
        </w:tc>
        <w:tc>
          <w:tcPr>
            <w:tcW w:w="1748" w:type="dxa"/>
          </w:tcPr>
          <w:p w:rsidR="00326A44" w:rsidRDefault="00326A44" w:rsidP="00371388">
            <w:pPr>
              <w:rPr>
                <w:rFonts w:ascii="Arial" w:hAnsi="Arial" w:cs="Arial"/>
              </w:rPr>
            </w:pPr>
          </w:p>
        </w:tc>
        <w:tc>
          <w:tcPr>
            <w:tcW w:w="1824" w:type="dxa"/>
          </w:tcPr>
          <w:p w:rsidR="00326A44" w:rsidRDefault="00326A44" w:rsidP="00371388">
            <w:pPr>
              <w:rPr>
                <w:rFonts w:ascii="Arial" w:hAnsi="Arial" w:cs="Arial"/>
              </w:rPr>
            </w:pPr>
          </w:p>
        </w:tc>
        <w:tc>
          <w:tcPr>
            <w:tcW w:w="2700" w:type="dxa"/>
          </w:tcPr>
          <w:p w:rsidR="00326A44" w:rsidRDefault="00326A44" w:rsidP="00371388">
            <w:pPr>
              <w:rPr>
                <w:rFonts w:ascii="Arial" w:hAnsi="Arial" w:cs="Arial"/>
              </w:rPr>
            </w:pPr>
          </w:p>
        </w:tc>
      </w:tr>
      <w:tr w:rsidR="00B96F67" w:rsidRPr="001E50A5" w:rsidTr="001E50A5">
        <w:tc>
          <w:tcPr>
            <w:tcW w:w="1874" w:type="dxa"/>
          </w:tcPr>
          <w:p w:rsidR="00B96F67" w:rsidRDefault="00B96F67" w:rsidP="00371388">
            <w:pPr>
              <w:rPr>
                <w:rFonts w:ascii="Arial" w:hAnsi="Arial" w:cs="Arial"/>
              </w:rPr>
            </w:pPr>
          </w:p>
        </w:tc>
        <w:tc>
          <w:tcPr>
            <w:tcW w:w="1748" w:type="dxa"/>
          </w:tcPr>
          <w:p w:rsidR="00B96F67" w:rsidRDefault="00B96F67" w:rsidP="00371388">
            <w:pPr>
              <w:rPr>
                <w:rFonts w:ascii="Arial" w:hAnsi="Arial" w:cs="Arial"/>
              </w:rPr>
            </w:pPr>
          </w:p>
        </w:tc>
        <w:tc>
          <w:tcPr>
            <w:tcW w:w="1824" w:type="dxa"/>
          </w:tcPr>
          <w:p w:rsidR="00B96F67" w:rsidRDefault="00B96F67" w:rsidP="00371388">
            <w:pPr>
              <w:rPr>
                <w:rFonts w:ascii="Arial" w:hAnsi="Arial" w:cs="Arial"/>
              </w:rPr>
            </w:pPr>
          </w:p>
        </w:tc>
        <w:tc>
          <w:tcPr>
            <w:tcW w:w="2700" w:type="dxa"/>
          </w:tcPr>
          <w:p w:rsidR="00B96F67" w:rsidRDefault="00B96F67" w:rsidP="00371388">
            <w:pPr>
              <w:rPr>
                <w:rFonts w:ascii="Arial" w:hAnsi="Arial" w:cs="Arial"/>
              </w:rPr>
            </w:pPr>
          </w:p>
        </w:tc>
      </w:tr>
      <w:tr w:rsidR="006E791F" w:rsidRPr="001E50A5" w:rsidTr="001E50A5">
        <w:tc>
          <w:tcPr>
            <w:tcW w:w="1874" w:type="dxa"/>
          </w:tcPr>
          <w:p w:rsidR="006E791F" w:rsidRDefault="006E791F" w:rsidP="00371388">
            <w:pPr>
              <w:rPr>
                <w:rFonts w:ascii="Arial" w:hAnsi="Arial" w:cs="Arial"/>
              </w:rPr>
            </w:pPr>
          </w:p>
        </w:tc>
        <w:tc>
          <w:tcPr>
            <w:tcW w:w="1748" w:type="dxa"/>
          </w:tcPr>
          <w:p w:rsidR="006E791F" w:rsidRDefault="006E791F" w:rsidP="00371388">
            <w:pPr>
              <w:rPr>
                <w:rFonts w:ascii="Arial" w:hAnsi="Arial" w:cs="Arial"/>
              </w:rPr>
            </w:pPr>
          </w:p>
        </w:tc>
        <w:tc>
          <w:tcPr>
            <w:tcW w:w="1824" w:type="dxa"/>
          </w:tcPr>
          <w:p w:rsidR="006E791F" w:rsidRDefault="006E791F" w:rsidP="00371388">
            <w:pPr>
              <w:rPr>
                <w:rFonts w:ascii="Arial" w:hAnsi="Arial" w:cs="Arial"/>
              </w:rPr>
            </w:pPr>
          </w:p>
        </w:tc>
        <w:tc>
          <w:tcPr>
            <w:tcW w:w="2700" w:type="dxa"/>
          </w:tcPr>
          <w:p w:rsidR="006E791F" w:rsidRDefault="006E791F" w:rsidP="00371388">
            <w:pPr>
              <w:rPr>
                <w:rFonts w:ascii="Arial" w:hAnsi="Arial" w:cs="Arial"/>
              </w:rPr>
            </w:pPr>
          </w:p>
        </w:tc>
      </w:tr>
      <w:tr w:rsidR="00D6223C" w:rsidRPr="001E50A5" w:rsidTr="001E50A5">
        <w:tc>
          <w:tcPr>
            <w:tcW w:w="1874" w:type="dxa"/>
          </w:tcPr>
          <w:p w:rsidR="00D6223C" w:rsidRDefault="00D6223C" w:rsidP="00371388">
            <w:pPr>
              <w:rPr>
                <w:rFonts w:ascii="Arial" w:hAnsi="Arial" w:cs="Arial"/>
              </w:rPr>
            </w:pPr>
          </w:p>
        </w:tc>
        <w:tc>
          <w:tcPr>
            <w:tcW w:w="1748" w:type="dxa"/>
          </w:tcPr>
          <w:p w:rsidR="00D6223C" w:rsidRDefault="00D6223C" w:rsidP="00371388">
            <w:pPr>
              <w:rPr>
                <w:rFonts w:ascii="Arial" w:hAnsi="Arial" w:cs="Arial"/>
              </w:rPr>
            </w:pPr>
          </w:p>
        </w:tc>
        <w:tc>
          <w:tcPr>
            <w:tcW w:w="1824" w:type="dxa"/>
          </w:tcPr>
          <w:p w:rsidR="00D6223C" w:rsidRDefault="00D6223C" w:rsidP="00371388">
            <w:pPr>
              <w:rPr>
                <w:rFonts w:ascii="Arial" w:hAnsi="Arial" w:cs="Arial"/>
              </w:rPr>
            </w:pPr>
          </w:p>
        </w:tc>
        <w:tc>
          <w:tcPr>
            <w:tcW w:w="2700" w:type="dxa"/>
          </w:tcPr>
          <w:p w:rsidR="00D6223C" w:rsidRDefault="00D6223C" w:rsidP="00371388">
            <w:pPr>
              <w:rPr>
                <w:rFonts w:ascii="Arial" w:hAnsi="Arial" w:cs="Arial"/>
              </w:rPr>
            </w:pPr>
          </w:p>
        </w:tc>
      </w:tr>
      <w:tr w:rsidR="004D1B06" w:rsidRPr="001E50A5" w:rsidTr="001E50A5">
        <w:tc>
          <w:tcPr>
            <w:tcW w:w="1874" w:type="dxa"/>
          </w:tcPr>
          <w:p w:rsidR="004D1B06" w:rsidRDefault="004D1B06" w:rsidP="00371388">
            <w:pPr>
              <w:rPr>
                <w:rFonts w:ascii="Arial" w:hAnsi="Arial" w:cs="Arial"/>
              </w:rPr>
            </w:pPr>
          </w:p>
        </w:tc>
        <w:tc>
          <w:tcPr>
            <w:tcW w:w="1748" w:type="dxa"/>
          </w:tcPr>
          <w:p w:rsidR="004D1B06" w:rsidRDefault="004D1B06" w:rsidP="00371388">
            <w:pPr>
              <w:rPr>
                <w:rFonts w:ascii="Arial" w:hAnsi="Arial" w:cs="Arial"/>
              </w:rPr>
            </w:pPr>
          </w:p>
        </w:tc>
        <w:tc>
          <w:tcPr>
            <w:tcW w:w="1824" w:type="dxa"/>
          </w:tcPr>
          <w:p w:rsidR="008F686A" w:rsidRDefault="008F686A" w:rsidP="00371388">
            <w:pPr>
              <w:rPr>
                <w:rFonts w:ascii="Arial" w:hAnsi="Arial" w:cs="Arial"/>
              </w:rPr>
            </w:pPr>
          </w:p>
        </w:tc>
        <w:tc>
          <w:tcPr>
            <w:tcW w:w="2700" w:type="dxa"/>
          </w:tcPr>
          <w:p w:rsidR="008F686A" w:rsidRDefault="008F686A" w:rsidP="00371388">
            <w:pPr>
              <w:rPr>
                <w:rFonts w:ascii="Arial" w:hAnsi="Arial" w:cs="Arial"/>
              </w:rPr>
            </w:pPr>
          </w:p>
        </w:tc>
      </w:tr>
      <w:tr w:rsidR="00897FAF" w:rsidRPr="001E50A5" w:rsidTr="001E50A5">
        <w:tc>
          <w:tcPr>
            <w:tcW w:w="1874" w:type="dxa"/>
          </w:tcPr>
          <w:p w:rsidR="00897FAF" w:rsidRDefault="00897FAF" w:rsidP="00371388">
            <w:pPr>
              <w:rPr>
                <w:rFonts w:ascii="Arial" w:hAnsi="Arial" w:cs="Arial"/>
              </w:rPr>
            </w:pPr>
          </w:p>
        </w:tc>
        <w:tc>
          <w:tcPr>
            <w:tcW w:w="1748" w:type="dxa"/>
          </w:tcPr>
          <w:p w:rsidR="00897FAF" w:rsidRDefault="00897FAF" w:rsidP="00371388">
            <w:pPr>
              <w:rPr>
                <w:rFonts w:ascii="Arial" w:hAnsi="Arial" w:cs="Arial"/>
              </w:rPr>
            </w:pPr>
          </w:p>
        </w:tc>
        <w:tc>
          <w:tcPr>
            <w:tcW w:w="1824" w:type="dxa"/>
          </w:tcPr>
          <w:p w:rsidR="00897FAF" w:rsidRDefault="00897FAF" w:rsidP="00371388">
            <w:pPr>
              <w:rPr>
                <w:rFonts w:ascii="Arial" w:hAnsi="Arial" w:cs="Arial"/>
              </w:rPr>
            </w:pPr>
          </w:p>
        </w:tc>
        <w:tc>
          <w:tcPr>
            <w:tcW w:w="2700" w:type="dxa"/>
          </w:tcPr>
          <w:p w:rsidR="00897FAF" w:rsidRDefault="00897FAF" w:rsidP="00897FAF">
            <w:pPr>
              <w:rPr>
                <w:rFonts w:ascii="Arial" w:hAnsi="Arial" w:cs="Arial"/>
              </w:rPr>
            </w:pPr>
          </w:p>
        </w:tc>
      </w:tr>
      <w:tr w:rsidR="004A6550" w:rsidRPr="001E50A5" w:rsidTr="001E50A5">
        <w:tc>
          <w:tcPr>
            <w:tcW w:w="1874" w:type="dxa"/>
          </w:tcPr>
          <w:p w:rsidR="004A6550" w:rsidRDefault="004A6550" w:rsidP="00371388">
            <w:pPr>
              <w:rPr>
                <w:rFonts w:ascii="Arial" w:hAnsi="Arial" w:cs="Arial"/>
              </w:rPr>
            </w:pPr>
          </w:p>
        </w:tc>
        <w:tc>
          <w:tcPr>
            <w:tcW w:w="1748" w:type="dxa"/>
          </w:tcPr>
          <w:p w:rsidR="004A6550" w:rsidRDefault="004A6550" w:rsidP="00371388">
            <w:pPr>
              <w:rPr>
                <w:rFonts w:ascii="Arial" w:hAnsi="Arial" w:cs="Arial"/>
              </w:rPr>
            </w:pPr>
          </w:p>
        </w:tc>
        <w:tc>
          <w:tcPr>
            <w:tcW w:w="1824" w:type="dxa"/>
          </w:tcPr>
          <w:p w:rsidR="004A6550" w:rsidRDefault="004A6550" w:rsidP="00371388">
            <w:pPr>
              <w:rPr>
                <w:rFonts w:ascii="Arial" w:hAnsi="Arial" w:cs="Arial"/>
              </w:rPr>
            </w:pPr>
          </w:p>
        </w:tc>
        <w:tc>
          <w:tcPr>
            <w:tcW w:w="2700" w:type="dxa"/>
          </w:tcPr>
          <w:p w:rsidR="004A6550" w:rsidRDefault="004A6550" w:rsidP="00371388">
            <w:pPr>
              <w:rPr>
                <w:rFonts w:ascii="Arial" w:hAnsi="Arial" w:cs="Arial"/>
              </w:rPr>
            </w:pPr>
          </w:p>
        </w:tc>
      </w:tr>
    </w:tbl>
    <w:p w:rsidR="008E22EC" w:rsidRDefault="008E22EC" w:rsidP="00421DDD">
      <w:pPr>
        <w:rPr>
          <w:rFonts w:ascii="Arial" w:hAnsi="Arial" w:cs="Arial"/>
          <w:b/>
          <w:i/>
          <w:sz w:val="28"/>
          <w:szCs w:val="28"/>
        </w:rPr>
      </w:pPr>
    </w:p>
    <w:p w:rsidR="00F90431" w:rsidRDefault="00F90431" w:rsidP="00421DDD">
      <w:pPr>
        <w:rPr>
          <w:rFonts w:ascii="Arial" w:hAnsi="Arial" w:cs="Arial"/>
          <w:b/>
          <w:i/>
          <w:sz w:val="20"/>
          <w:szCs w:val="20"/>
        </w:rPr>
      </w:pPr>
    </w:p>
    <w:p w:rsidR="00F90431" w:rsidRDefault="00F90431" w:rsidP="00421DDD">
      <w:pPr>
        <w:rPr>
          <w:rFonts w:ascii="Arial" w:hAnsi="Arial" w:cs="Arial"/>
          <w:b/>
          <w:i/>
          <w:sz w:val="20"/>
          <w:szCs w:val="20"/>
        </w:rPr>
      </w:pPr>
    </w:p>
    <w:p w:rsidR="00F90431" w:rsidRDefault="00F90431" w:rsidP="00421DDD">
      <w:pPr>
        <w:rPr>
          <w:rFonts w:ascii="Arial" w:hAnsi="Arial" w:cs="Arial"/>
          <w:b/>
          <w:i/>
          <w:sz w:val="20"/>
          <w:szCs w:val="20"/>
        </w:rPr>
      </w:pPr>
    </w:p>
    <w:p w:rsidR="007F738F" w:rsidRDefault="007F738F" w:rsidP="00421DDD">
      <w:pPr>
        <w:rPr>
          <w:rFonts w:ascii="Arial" w:hAnsi="Arial" w:cs="Arial"/>
          <w:b/>
          <w:i/>
          <w:sz w:val="28"/>
          <w:szCs w:val="28"/>
        </w:rPr>
      </w:pPr>
    </w:p>
    <w:p w:rsidR="007F738F" w:rsidRDefault="007F738F" w:rsidP="00421DDD">
      <w:pPr>
        <w:rPr>
          <w:rFonts w:ascii="Arial" w:hAnsi="Arial" w:cs="Arial"/>
          <w:b/>
          <w:i/>
          <w:sz w:val="28"/>
          <w:szCs w:val="28"/>
        </w:rPr>
      </w:pPr>
    </w:p>
    <w:p w:rsidR="007F738F" w:rsidRDefault="007F738F" w:rsidP="00421DDD">
      <w:pPr>
        <w:rPr>
          <w:rFonts w:ascii="Arial" w:hAnsi="Arial" w:cs="Arial"/>
          <w:b/>
          <w:i/>
          <w:sz w:val="28"/>
          <w:szCs w:val="28"/>
        </w:rPr>
      </w:pPr>
    </w:p>
    <w:p w:rsidR="007F738F" w:rsidRDefault="007F738F" w:rsidP="00421DDD">
      <w:pPr>
        <w:rPr>
          <w:rFonts w:ascii="Arial" w:hAnsi="Arial" w:cs="Arial"/>
          <w:b/>
          <w:i/>
          <w:sz w:val="28"/>
          <w:szCs w:val="28"/>
        </w:rPr>
      </w:pPr>
    </w:p>
    <w:p w:rsidR="007F738F" w:rsidRDefault="007F738F" w:rsidP="00421DDD">
      <w:pPr>
        <w:rPr>
          <w:rFonts w:ascii="Arial" w:hAnsi="Arial" w:cs="Arial"/>
          <w:b/>
          <w:i/>
          <w:sz w:val="28"/>
          <w:szCs w:val="28"/>
        </w:rPr>
      </w:pPr>
    </w:p>
    <w:p w:rsidR="007F738F" w:rsidRPr="003F74D7" w:rsidRDefault="007F738F" w:rsidP="00421DDD">
      <w:pPr>
        <w:rPr>
          <w:rFonts w:ascii="Arial" w:hAnsi="Arial" w:cs="Arial"/>
          <w:b/>
          <w:i/>
          <w:sz w:val="28"/>
          <w:szCs w:val="28"/>
        </w:rPr>
      </w:pPr>
    </w:p>
    <w:p w:rsidR="0007258F" w:rsidRPr="003F74D7" w:rsidRDefault="00282B65" w:rsidP="009B67A3">
      <w:pPr>
        <w:jc w:val="center"/>
        <w:rPr>
          <w:rFonts w:ascii="Arial" w:hAnsi="Arial" w:cs="Arial"/>
          <w:b/>
          <w:i/>
          <w:sz w:val="28"/>
          <w:szCs w:val="28"/>
        </w:rPr>
      </w:pPr>
      <w:r w:rsidRPr="003F74D7">
        <w:rPr>
          <w:rFonts w:ascii="Arial" w:hAnsi="Arial" w:cs="Arial"/>
          <w:b/>
          <w:i/>
          <w:sz w:val="28"/>
          <w:szCs w:val="28"/>
        </w:rPr>
        <w:lastRenderedPageBreak/>
        <w:t xml:space="preserve">Table of </w:t>
      </w:r>
      <w:r w:rsidR="0007258F" w:rsidRPr="003F74D7">
        <w:rPr>
          <w:rFonts w:ascii="Arial" w:hAnsi="Arial" w:cs="Arial"/>
          <w:b/>
          <w:i/>
          <w:sz w:val="28"/>
          <w:szCs w:val="28"/>
        </w:rPr>
        <w:t>Contents</w:t>
      </w:r>
    </w:p>
    <w:p w:rsidR="00C22F89" w:rsidRDefault="00074B78">
      <w:pPr>
        <w:pStyle w:val="10"/>
        <w:tabs>
          <w:tab w:val="left" w:pos="420"/>
          <w:tab w:val="right" w:leader="dot" w:pos="8296"/>
        </w:tabs>
        <w:rPr>
          <w:rFonts w:asciiTheme="minorHAnsi" w:eastAsiaTheme="minorEastAsia" w:hAnsiTheme="minorHAnsi" w:cstheme="minorBidi"/>
          <w:noProof/>
          <w:szCs w:val="22"/>
        </w:rPr>
      </w:pPr>
      <w:r w:rsidRPr="003F74D7">
        <w:rPr>
          <w:rFonts w:ascii="Arial" w:hAnsi="Arial" w:cs="Arial"/>
        </w:rPr>
        <w:fldChar w:fldCharType="begin"/>
      </w:r>
      <w:r w:rsidR="0007258F" w:rsidRPr="003F74D7">
        <w:rPr>
          <w:rFonts w:ascii="Arial" w:hAnsi="Arial" w:cs="Arial"/>
        </w:rPr>
        <w:instrText xml:space="preserve"> TOC \o "1-3" \h \z \u </w:instrText>
      </w:r>
      <w:r w:rsidRPr="003F74D7">
        <w:rPr>
          <w:rFonts w:ascii="Arial" w:hAnsi="Arial" w:cs="Arial"/>
        </w:rPr>
        <w:fldChar w:fldCharType="separate"/>
      </w:r>
      <w:hyperlink w:anchor="_Toc491167882" w:history="1">
        <w:r w:rsidR="00C22F89" w:rsidRPr="001F2C26">
          <w:rPr>
            <w:rStyle w:val="a9"/>
            <w:noProof/>
          </w:rPr>
          <w:t>1</w:t>
        </w:r>
        <w:r w:rsidR="00C22F89">
          <w:rPr>
            <w:rFonts w:asciiTheme="minorHAnsi" w:eastAsiaTheme="minorEastAsia" w:hAnsiTheme="minorHAnsi" w:cstheme="minorBidi"/>
            <w:noProof/>
            <w:szCs w:val="22"/>
          </w:rPr>
          <w:tab/>
        </w:r>
        <w:r w:rsidR="00C22F89" w:rsidRPr="001F2C26">
          <w:rPr>
            <w:rStyle w:val="a9"/>
            <w:noProof/>
          </w:rPr>
          <w:t>Introduction</w:t>
        </w:r>
        <w:r w:rsidR="00C22F89">
          <w:rPr>
            <w:noProof/>
            <w:webHidden/>
          </w:rPr>
          <w:tab/>
        </w:r>
        <w:r>
          <w:rPr>
            <w:noProof/>
            <w:webHidden/>
          </w:rPr>
          <w:fldChar w:fldCharType="begin"/>
        </w:r>
        <w:r w:rsidR="00C22F89">
          <w:rPr>
            <w:noProof/>
            <w:webHidden/>
          </w:rPr>
          <w:instrText xml:space="preserve"> PAGEREF _Toc491167882 \h </w:instrText>
        </w:r>
        <w:r>
          <w:rPr>
            <w:noProof/>
            <w:webHidden/>
          </w:rPr>
        </w:r>
        <w:r>
          <w:rPr>
            <w:noProof/>
            <w:webHidden/>
          </w:rPr>
          <w:fldChar w:fldCharType="separate"/>
        </w:r>
        <w:r w:rsidR="00C22F89">
          <w:rPr>
            <w:noProof/>
            <w:webHidden/>
          </w:rPr>
          <w:t>2</w:t>
        </w:r>
        <w:r>
          <w:rPr>
            <w:noProof/>
            <w:webHidden/>
          </w:rPr>
          <w:fldChar w:fldCharType="end"/>
        </w:r>
      </w:hyperlink>
    </w:p>
    <w:p w:rsidR="00C22F89" w:rsidRDefault="00074B78">
      <w:pPr>
        <w:pStyle w:val="10"/>
        <w:tabs>
          <w:tab w:val="left" w:pos="420"/>
          <w:tab w:val="right" w:leader="dot" w:pos="8296"/>
        </w:tabs>
        <w:rPr>
          <w:rFonts w:asciiTheme="minorHAnsi" w:eastAsiaTheme="minorEastAsia" w:hAnsiTheme="minorHAnsi" w:cstheme="minorBidi"/>
          <w:noProof/>
          <w:szCs w:val="22"/>
        </w:rPr>
      </w:pPr>
      <w:hyperlink w:anchor="_Toc491167883" w:history="1">
        <w:r w:rsidR="00C22F89" w:rsidRPr="001F2C26">
          <w:rPr>
            <w:rStyle w:val="a9"/>
            <w:noProof/>
          </w:rPr>
          <w:t>2</w:t>
        </w:r>
        <w:r w:rsidR="00C22F89">
          <w:rPr>
            <w:rFonts w:asciiTheme="minorHAnsi" w:eastAsiaTheme="minorEastAsia" w:hAnsiTheme="minorHAnsi" w:cstheme="minorBidi"/>
            <w:noProof/>
            <w:szCs w:val="22"/>
          </w:rPr>
          <w:tab/>
        </w:r>
        <w:r w:rsidR="00C22F89" w:rsidRPr="001F2C26">
          <w:rPr>
            <w:rStyle w:val="a9"/>
            <w:noProof/>
          </w:rPr>
          <w:t>ATE Requirement</w:t>
        </w:r>
        <w:r w:rsidR="00C22F89">
          <w:rPr>
            <w:noProof/>
            <w:webHidden/>
          </w:rPr>
          <w:tab/>
        </w:r>
        <w:r>
          <w:rPr>
            <w:noProof/>
            <w:webHidden/>
          </w:rPr>
          <w:fldChar w:fldCharType="begin"/>
        </w:r>
        <w:r w:rsidR="00C22F89">
          <w:rPr>
            <w:noProof/>
            <w:webHidden/>
          </w:rPr>
          <w:instrText xml:space="preserve"> PAGEREF _Toc491167883 \h </w:instrText>
        </w:r>
        <w:r>
          <w:rPr>
            <w:noProof/>
            <w:webHidden/>
          </w:rPr>
        </w:r>
        <w:r>
          <w:rPr>
            <w:noProof/>
            <w:webHidden/>
          </w:rPr>
          <w:fldChar w:fldCharType="separate"/>
        </w:r>
        <w:r w:rsidR="00C22F89">
          <w:rPr>
            <w:noProof/>
            <w:webHidden/>
          </w:rPr>
          <w:t>3</w:t>
        </w:r>
        <w:r>
          <w:rPr>
            <w:noProof/>
            <w:webHidden/>
          </w:rPr>
          <w:fldChar w:fldCharType="end"/>
        </w:r>
      </w:hyperlink>
    </w:p>
    <w:p w:rsidR="00C22F89" w:rsidRDefault="00074B78">
      <w:pPr>
        <w:pStyle w:val="10"/>
        <w:tabs>
          <w:tab w:val="left" w:pos="420"/>
          <w:tab w:val="right" w:leader="dot" w:pos="8296"/>
        </w:tabs>
        <w:rPr>
          <w:rFonts w:asciiTheme="minorHAnsi" w:eastAsiaTheme="minorEastAsia" w:hAnsiTheme="minorHAnsi" w:cstheme="minorBidi"/>
          <w:noProof/>
          <w:szCs w:val="22"/>
        </w:rPr>
      </w:pPr>
      <w:hyperlink w:anchor="_Toc491167884" w:history="1">
        <w:r w:rsidR="00C22F89" w:rsidRPr="001F2C26">
          <w:rPr>
            <w:rStyle w:val="a9"/>
            <w:noProof/>
          </w:rPr>
          <w:t>3</w:t>
        </w:r>
        <w:r w:rsidR="00C22F89">
          <w:rPr>
            <w:rFonts w:asciiTheme="minorHAnsi" w:eastAsiaTheme="minorEastAsia" w:hAnsiTheme="minorHAnsi" w:cstheme="minorBidi"/>
            <w:noProof/>
            <w:szCs w:val="22"/>
          </w:rPr>
          <w:tab/>
        </w:r>
        <w:r w:rsidR="00C22F89" w:rsidRPr="001F2C26">
          <w:rPr>
            <w:rStyle w:val="a9"/>
            <w:noProof/>
          </w:rPr>
          <w:t>Pad list</w:t>
        </w:r>
        <w:r w:rsidR="00C22F89">
          <w:rPr>
            <w:noProof/>
            <w:webHidden/>
          </w:rPr>
          <w:tab/>
        </w:r>
        <w:r>
          <w:rPr>
            <w:noProof/>
            <w:webHidden/>
          </w:rPr>
          <w:fldChar w:fldCharType="begin"/>
        </w:r>
        <w:r w:rsidR="00C22F89">
          <w:rPr>
            <w:noProof/>
            <w:webHidden/>
          </w:rPr>
          <w:instrText xml:space="preserve"> PAGEREF _Toc491167884 \h </w:instrText>
        </w:r>
        <w:r>
          <w:rPr>
            <w:noProof/>
            <w:webHidden/>
          </w:rPr>
        </w:r>
        <w:r>
          <w:rPr>
            <w:noProof/>
            <w:webHidden/>
          </w:rPr>
          <w:fldChar w:fldCharType="separate"/>
        </w:r>
        <w:r w:rsidR="00C22F89">
          <w:rPr>
            <w:noProof/>
            <w:webHidden/>
          </w:rPr>
          <w:t>4</w:t>
        </w:r>
        <w:r>
          <w:rPr>
            <w:noProof/>
            <w:webHidden/>
          </w:rPr>
          <w:fldChar w:fldCharType="end"/>
        </w:r>
      </w:hyperlink>
    </w:p>
    <w:p w:rsidR="00C22F89" w:rsidRDefault="00074B78">
      <w:pPr>
        <w:pStyle w:val="10"/>
        <w:tabs>
          <w:tab w:val="left" w:pos="420"/>
          <w:tab w:val="right" w:leader="dot" w:pos="8296"/>
        </w:tabs>
        <w:rPr>
          <w:rFonts w:asciiTheme="minorHAnsi" w:eastAsiaTheme="minorEastAsia" w:hAnsiTheme="minorHAnsi" w:cstheme="minorBidi"/>
          <w:noProof/>
          <w:szCs w:val="22"/>
        </w:rPr>
      </w:pPr>
      <w:hyperlink w:anchor="_Toc491167885" w:history="1">
        <w:r w:rsidR="00C22F89" w:rsidRPr="001F2C26">
          <w:rPr>
            <w:rStyle w:val="a9"/>
            <w:noProof/>
          </w:rPr>
          <w:t>4</w:t>
        </w:r>
        <w:r w:rsidR="00C22F89">
          <w:rPr>
            <w:rFonts w:asciiTheme="minorHAnsi" w:eastAsiaTheme="minorEastAsia" w:hAnsiTheme="minorHAnsi" w:cstheme="minorBidi"/>
            <w:noProof/>
            <w:szCs w:val="22"/>
          </w:rPr>
          <w:tab/>
        </w:r>
        <w:r w:rsidR="00C22F89" w:rsidRPr="001F2C26">
          <w:rPr>
            <w:rStyle w:val="a9"/>
            <w:noProof/>
          </w:rPr>
          <w:t>Ball list</w:t>
        </w:r>
        <w:r w:rsidR="00C22F89">
          <w:rPr>
            <w:noProof/>
            <w:webHidden/>
          </w:rPr>
          <w:tab/>
        </w:r>
        <w:r>
          <w:rPr>
            <w:noProof/>
            <w:webHidden/>
          </w:rPr>
          <w:fldChar w:fldCharType="begin"/>
        </w:r>
        <w:r w:rsidR="00C22F89">
          <w:rPr>
            <w:noProof/>
            <w:webHidden/>
          </w:rPr>
          <w:instrText xml:space="preserve"> PAGEREF _Toc491167885 \h </w:instrText>
        </w:r>
        <w:r>
          <w:rPr>
            <w:noProof/>
            <w:webHidden/>
          </w:rPr>
        </w:r>
        <w:r>
          <w:rPr>
            <w:noProof/>
            <w:webHidden/>
          </w:rPr>
          <w:fldChar w:fldCharType="separate"/>
        </w:r>
        <w:r w:rsidR="00C22F89">
          <w:rPr>
            <w:noProof/>
            <w:webHidden/>
          </w:rPr>
          <w:t>6</w:t>
        </w:r>
        <w:r>
          <w:rPr>
            <w:noProof/>
            <w:webHidden/>
          </w:rPr>
          <w:fldChar w:fldCharType="end"/>
        </w:r>
      </w:hyperlink>
    </w:p>
    <w:p w:rsidR="00C22F89" w:rsidRDefault="00074B78">
      <w:pPr>
        <w:pStyle w:val="10"/>
        <w:tabs>
          <w:tab w:val="left" w:pos="420"/>
          <w:tab w:val="right" w:leader="dot" w:pos="8296"/>
        </w:tabs>
        <w:rPr>
          <w:rFonts w:asciiTheme="minorHAnsi" w:eastAsiaTheme="minorEastAsia" w:hAnsiTheme="minorHAnsi" w:cstheme="minorBidi"/>
          <w:noProof/>
          <w:szCs w:val="22"/>
        </w:rPr>
      </w:pPr>
      <w:hyperlink w:anchor="_Toc491167886" w:history="1">
        <w:r w:rsidR="00C22F89" w:rsidRPr="001F2C26">
          <w:rPr>
            <w:rStyle w:val="a9"/>
            <w:noProof/>
          </w:rPr>
          <w:t>5</w:t>
        </w:r>
        <w:r w:rsidR="00C22F89">
          <w:rPr>
            <w:rFonts w:asciiTheme="minorHAnsi" w:eastAsiaTheme="minorEastAsia" w:hAnsiTheme="minorHAnsi" w:cstheme="minorBidi"/>
            <w:noProof/>
            <w:szCs w:val="22"/>
          </w:rPr>
          <w:tab/>
        </w:r>
        <w:r w:rsidR="00C22F89" w:rsidRPr="001F2C26">
          <w:rPr>
            <w:rStyle w:val="a9"/>
            <w:noProof/>
          </w:rPr>
          <w:t>Test temperature and test sequence at WS and FT</w:t>
        </w:r>
        <w:r w:rsidR="00C22F89">
          <w:rPr>
            <w:noProof/>
            <w:webHidden/>
          </w:rPr>
          <w:tab/>
        </w:r>
        <w:r>
          <w:rPr>
            <w:noProof/>
            <w:webHidden/>
          </w:rPr>
          <w:fldChar w:fldCharType="begin"/>
        </w:r>
        <w:r w:rsidR="00C22F89">
          <w:rPr>
            <w:noProof/>
            <w:webHidden/>
          </w:rPr>
          <w:instrText xml:space="preserve"> PAGEREF _Toc491167886 \h </w:instrText>
        </w:r>
        <w:r>
          <w:rPr>
            <w:noProof/>
            <w:webHidden/>
          </w:rPr>
        </w:r>
        <w:r>
          <w:rPr>
            <w:noProof/>
            <w:webHidden/>
          </w:rPr>
          <w:fldChar w:fldCharType="separate"/>
        </w:r>
        <w:r w:rsidR="00C22F89">
          <w:rPr>
            <w:noProof/>
            <w:webHidden/>
          </w:rPr>
          <w:t>9</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887" w:history="1">
        <w:r w:rsidR="00C22F89" w:rsidRPr="001F2C26">
          <w:rPr>
            <w:rStyle w:val="a9"/>
            <w:noProof/>
          </w:rPr>
          <w:t>5.1</w:t>
        </w:r>
        <w:r w:rsidR="00C22F89">
          <w:rPr>
            <w:rFonts w:asciiTheme="minorHAnsi" w:eastAsiaTheme="minorEastAsia" w:hAnsiTheme="minorHAnsi" w:cstheme="minorBidi"/>
            <w:noProof/>
            <w:szCs w:val="22"/>
          </w:rPr>
          <w:tab/>
        </w:r>
        <w:r w:rsidR="00C22F89" w:rsidRPr="001F2C26">
          <w:rPr>
            <w:rStyle w:val="a9"/>
            <w:noProof/>
          </w:rPr>
          <w:t>WS test sequence</w:t>
        </w:r>
        <w:r w:rsidR="00C22F89">
          <w:rPr>
            <w:noProof/>
            <w:webHidden/>
          </w:rPr>
          <w:tab/>
        </w:r>
        <w:r>
          <w:rPr>
            <w:noProof/>
            <w:webHidden/>
          </w:rPr>
          <w:fldChar w:fldCharType="begin"/>
        </w:r>
        <w:r w:rsidR="00C22F89">
          <w:rPr>
            <w:noProof/>
            <w:webHidden/>
          </w:rPr>
          <w:instrText xml:space="preserve"> PAGEREF _Toc491167887 \h </w:instrText>
        </w:r>
        <w:r>
          <w:rPr>
            <w:noProof/>
            <w:webHidden/>
          </w:rPr>
        </w:r>
        <w:r>
          <w:rPr>
            <w:noProof/>
            <w:webHidden/>
          </w:rPr>
          <w:fldChar w:fldCharType="separate"/>
        </w:r>
        <w:r w:rsidR="00C22F89">
          <w:rPr>
            <w:noProof/>
            <w:webHidden/>
          </w:rPr>
          <w:t>9</w:t>
        </w:r>
        <w:r>
          <w:rPr>
            <w:noProof/>
            <w:webHidden/>
          </w:rPr>
          <w:fldChar w:fldCharType="end"/>
        </w:r>
      </w:hyperlink>
    </w:p>
    <w:p w:rsidR="00C22F89" w:rsidRDefault="00074B78">
      <w:pPr>
        <w:pStyle w:val="20"/>
        <w:tabs>
          <w:tab w:val="right" w:leader="dot" w:pos="8296"/>
        </w:tabs>
        <w:rPr>
          <w:rFonts w:asciiTheme="minorHAnsi" w:eastAsiaTheme="minorEastAsia" w:hAnsiTheme="minorHAnsi" w:cstheme="minorBidi"/>
          <w:noProof/>
          <w:szCs w:val="22"/>
        </w:rPr>
      </w:pPr>
      <w:hyperlink w:anchor="_Toc491167888" w:history="1">
        <w:r w:rsidR="00C22F89" w:rsidRPr="001F2C26">
          <w:rPr>
            <w:rStyle w:val="a9"/>
            <w:noProof/>
          </w:rPr>
          <w:t>WS Test temperature is</w:t>
        </w:r>
        <w:r w:rsidR="00C22F89">
          <w:rPr>
            <w:noProof/>
            <w:webHidden/>
          </w:rPr>
          <w:tab/>
        </w:r>
        <w:r>
          <w:rPr>
            <w:noProof/>
            <w:webHidden/>
          </w:rPr>
          <w:fldChar w:fldCharType="begin"/>
        </w:r>
        <w:r w:rsidR="00C22F89">
          <w:rPr>
            <w:noProof/>
            <w:webHidden/>
          </w:rPr>
          <w:instrText xml:space="preserve"> PAGEREF _Toc491167888 \h </w:instrText>
        </w:r>
        <w:r>
          <w:rPr>
            <w:noProof/>
            <w:webHidden/>
          </w:rPr>
        </w:r>
        <w:r>
          <w:rPr>
            <w:noProof/>
            <w:webHidden/>
          </w:rPr>
          <w:fldChar w:fldCharType="separate"/>
        </w:r>
        <w:r w:rsidR="00C22F89">
          <w:rPr>
            <w:noProof/>
            <w:webHidden/>
          </w:rPr>
          <w:t>9</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889" w:history="1">
        <w:r w:rsidR="00C22F89" w:rsidRPr="001F2C26">
          <w:rPr>
            <w:rStyle w:val="a9"/>
            <w:noProof/>
          </w:rPr>
          <w:t>5.2</w:t>
        </w:r>
        <w:r w:rsidR="00C22F89">
          <w:rPr>
            <w:rFonts w:asciiTheme="minorHAnsi" w:eastAsiaTheme="minorEastAsia" w:hAnsiTheme="minorHAnsi" w:cstheme="minorBidi"/>
            <w:noProof/>
            <w:szCs w:val="22"/>
          </w:rPr>
          <w:tab/>
        </w:r>
        <w:r w:rsidR="00C22F89" w:rsidRPr="001F2C26">
          <w:rPr>
            <w:rStyle w:val="a9"/>
            <w:noProof/>
          </w:rPr>
          <w:t>FT test sequence</w:t>
        </w:r>
        <w:r w:rsidR="00C22F89">
          <w:rPr>
            <w:noProof/>
            <w:webHidden/>
          </w:rPr>
          <w:tab/>
        </w:r>
        <w:r>
          <w:rPr>
            <w:noProof/>
            <w:webHidden/>
          </w:rPr>
          <w:fldChar w:fldCharType="begin"/>
        </w:r>
        <w:r w:rsidR="00C22F89">
          <w:rPr>
            <w:noProof/>
            <w:webHidden/>
          </w:rPr>
          <w:instrText xml:space="preserve"> PAGEREF _Toc491167889 \h </w:instrText>
        </w:r>
        <w:r>
          <w:rPr>
            <w:noProof/>
            <w:webHidden/>
          </w:rPr>
        </w:r>
        <w:r>
          <w:rPr>
            <w:noProof/>
            <w:webHidden/>
          </w:rPr>
          <w:fldChar w:fldCharType="separate"/>
        </w:r>
        <w:r w:rsidR="00C22F89">
          <w:rPr>
            <w:noProof/>
            <w:webHidden/>
          </w:rPr>
          <w:t>10</w:t>
        </w:r>
        <w:r>
          <w:rPr>
            <w:noProof/>
            <w:webHidden/>
          </w:rPr>
          <w:fldChar w:fldCharType="end"/>
        </w:r>
      </w:hyperlink>
    </w:p>
    <w:p w:rsidR="00C22F89" w:rsidRDefault="00074B78">
      <w:pPr>
        <w:pStyle w:val="20"/>
        <w:tabs>
          <w:tab w:val="right" w:leader="dot" w:pos="8296"/>
        </w:tabs>
        <w:rPr>
          <w:rFonts w:asciiTheme="minorHAnsi" w:eastAsiaTheme="minorEastAsia" w:hAnsiTheme="minorHAnsi" w:cstheme="minorBidi"/>
          <w:noProof/>
          <w:szCs w:val="22"/>
        </w:rPr>
      </w:pPr>
      <w:hyperlink w:anchor="_Toc491167890" w:history="1">
        <w:r w:rsidR="00C22F89" w:rsidRPr="001F2C26">
          <w:rPr>
            <w:rStyle w:val="a9"/>
            <w:noProof/>
          </w:rPr>
          <w:t>FT Test temperature is</w:t>
        </w:r>
        <w:r w:rsidR="00C22F89">
          <w:rPr>
            <w:noProof/>
            <w:webHidden/>
          </w:rPr>
          <w:tab/>
        </w:r>
        <w:r>
          <w:rPr>
            <w:noProof/>
            <w:webHidden/>
          </w:rPr>
          <w:fldChar w:fldCharType="begin"/>
        </w:r>
        <w:r w:rsidR="00C22F89">
          <w:rPr>
            <w:noProof/>
            <w:webHidden/>
          </w:rPr>
          <w:instrText xml:space="preserve"> PAGEREF _Toc491167890 \h </w:instrText>
        </w:r>
        <w:r>
          <w:rPr>
            <w:noProof/>
            <w:webHidden/>
          </w:rPr>
        </w:r>
        <w:r>
          <w:rPr>
            <w:noProof/>
            <w:webHidden/>
          </w:rPr>
          <w:fldChar w:fldCharType="separate"/>
        </w:r>
        <w:r w:rsidR="00C22F89">
          <w:rPr>
            <w:noProof/>
            <w:webHidden/>
          </w:rPr>
          <w:t>10</w:t>
        </w:r>
        <w:r>
          <w:rPr>
            <w:noProof/>
            <w:webHidden/>
          </w:rPr>
          <w:fldChar w:fldCharType="end"/>
        </w:r>
      </w:hyperlink>
    </w:p>
    <w:p w:rsidR="00C22F89" w:rsidRDefault="00074B78">
      <w:pPr>
        <w:pStyle w:val="10"/>
        <w:tabs>
          <w:tab w:val="left" w:pos="420"/>
          <w:tab w:val="right" w:leader="dot" w:pos="8296"/>
        </w:tabs>
        <w:rPr>
          <w:rFonts w:asciiTheme="minorHAnsi" w:eastAsiaTheme="minorEastAsia" w:hAnsiTheme="minorHAnsi" w:cstheme="minorBidi"/>
          <w:noProof/>
          <w:szCs w:val="22"/>
        </w:rPr>
      </w:pPr>
      <w:hyperlink w:anchor="_Toc491167891" w:history="1">
        <w:r w:rsidR="00C22F89" w:rsidRPr="001F2C26">
          <w:rPr>
            <w:rStyle w:val="a9"/>
            <w:noProof/>
          </w:rPr>
          <w:t>6</w:t>
        </w:r>
        <w:r w:rsidR="00C22F89">
          <w:rPr>
            <w:rFonts w:asciiTheme="minorHAnsi" w:eastAsiaTheme="minorEastAsia" w:hAnsiTheme="minorHAnsi" w:cstheme="minorBidi"/>
            <w:noProof/>
            <w:szCs w:val="22"/>
          </w:rPr>
          <w:tab/>
        </w:r>
        <w:r w:rsidR="00C22F89" w:rsidRPr="001F2C26">
          <w:rPr>
            <w:rStyle w:val="a9"/>
            <w:noProof/>
          </w:rPr>
          <w:t>ATE test program development and release procedure.</w:t>
        </w:r>
        <w:r w:rsidR="00C22F89">
          <w:rPr>
            <w:noProof/>
            <w:webHidden/>
          </w:rPr>
          <w:tab/>
        </w:r>
        <w:r>
          <w:rPr>
            <w:noProof/>
            <w:webHidden/>
          </w:rPr>
          <w:fldChar w:fldCharType="begin"/>
        </w:r>
        <w:r w:rsidR="00C22F89">
          <w:rPr>
            <w:noProof/>
            <w:webHidden/>
          </w:rPr>
          <w:instrText xml:space="preserve"> PAGEREF _Toc491167891 \h </w:instrText>
        </w:r>
        <w:r>
          <w:rPr>
            <w:noProof/>
            <w:webHidden/>
          </w:rPr>
        </w:r>
        <w:r>
          <w:rPr>
            <w:noProof/>
            <w:webHidden/>
          </w:rPr>
          <w:fldChar w:fldCharType="separate"/>
        </w:r>
        <w:r w:rsidR="00C22F89">
          <w:rPr>
            <w:noProof/>
            <w:webHidden/>
          </w:rPr>
          <w:t>11</w:t>
        </w:r>
        <w:r>
          <w:rPr>
            <w:noProof/>
            <w:webHidden/>
          </w:rPr>
          <w:fldChar w:fldCharType="end"/>
        </w:r>
      </w:hyperlink>
    </w:p>
    <w:p w:rsidR="00C22F89" w:rsidRDefault="00074B78">
      <w:pPr>
        <w:pStyle w:val="10"/>
        <w:tabs>
          <w:tab w:val="left" w:pos="420"/>
          <w:tab w:val="right" w:leader="dot" w:pos="8296"/>
        </w:tabs>
        <w:rPr>
          <w:rFonts w:asciiTheme="minorHAnsi" w:eastAsiaTheme="minorEastAsia" w:hAnsiTheme="minorHAnsi" w:cstheme="minorBidi"/>
          <w:noProof/>
          <w:szCs w:val="22"/>
        </w:rPr>
      </w:pPr>
      <w:hyperlink w:anchor="_Toc491167892" w:history="1">
        <w:r w:rsidR="00C22F89" w:rsidRPr="001F2C26">
          <w:rPr>
            <w:rStyle w:val="a9"/>
            <w:noProof/>
          </w:rPr>
          <w:t>7</w:t>
        </w:r>
        <w:r w:rsidR="00C22F89">
          <w:rPr>
            <w:rFonts w:asciiTheme="minorHAnsi" w:eastAsiaTheme="minorEastAsia" w:hAnsiTheme="minorHAnsi" w:cstheme="minorBidi"/>
            <w:noProof/>
            <w:szCs w:val="22"/>
          </w:rPr>
          <w:tab/>
        </w:r>
        <w:r w:rsidR="00C22F89" w:rsidRPr="001F2C26">
          <w:rPr>
            <w:rStyle w:val="a9"/>
            <w:noProof/>
          </w:rPr>
          <w:t>Test Description</w:t>
        </w:r>
        <w:r w:rsidR="00C22F89">
          <w:rPr>
            <w:noProof/>
            <w:webHidden/>
          </w:rPr>
          <w:tab/>
        </w:r>
        <w:r>
          <w:rPr>
            <w:noProof/>
            <w:webHidden/>
          </w:rPr>
          <w:fldChar w:fldCharType="begin"/>
        </w:r>
        <w:r w:rsidR="00C22F89">
          <w:rPr>
            <w:noProof/>
            <w:webHidden/>
          </w:rPr>
          <w:instrText xml:space="preserve"> PAGEREF _Toc491167892 \h </w:instrText>
        </w:r>
        <w:r>
          <w:rPr>
            <w:noProof/>
            <w:webHidden/>
          </w:rPr>
        </w:r>
        <w:r>
          <w:rPr>
            <w:noProof/>
            <w:webHidden/>
          </w:rPr>
          <w:fldChar w:fldCharType="separate"/>
        </w:r>
        <w:r w:rsidR="00C22F89">
          <w:rPr>
            <w:noProof/>
            <w:webHidden/>
          </w:rPr>
          <w:t>11</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893" w:history="1">
        <w:r w:rsidR="00C22F89" w:rsidRPr="001F2C26">
          <w:rPr>
            <w:rStyle w:val="a9"/>
            <w:rFonts w:cs="Arial"/>
            <w:noProof/>
          </w:rPr>
          <w:t>7.1</w:t>
        </w:r>
        <w:r w:rsidR="00C22F89">
          <w:rPr>
            <w:rFonts w:asciiTheme="minorHAnsi" w:eastAsiaTheme="minorEastAsia" w:hAnsiTheme="minorHAnsi" w:cstheme="minorBidi"/>
            <w:noProof/>
            <w:szCs w:val="22"/>
          </w:rPr>
          <w:tab/>
        </w:r>
        <w:r w:rsidR="00C22F89" w:rsidRPr="001F2C26">
          <w:rPr>
            <w:rStyle w:val="a9"/>
            <w:rFonts w:cs="Arial"/>
            <w:noProof/>
          </w:rPr>
          <w:t>Continuity</w:t>
        </w:r>
        <w:r w:rsidR="00C22F89">
          <w:rPr>
            <w:noProof/>
            <w:webHidden/>
          </w:rPr>
          <w:tab/>
        </w:r>
        <w:r>
          <w:rPr>
            <w:noProof/>
            <w:webHidden/>
          </w:rPr>
          <w:fldChar w:fldCharType="begin"/>
        </w:r>
        <w:r w:rsidR="00C22F89">
          <w:rPr>
            <w:noProof/>
            <w:webHidden/>
          </w:rPr>
          <w:instrText xml:space="preserve"> PAGEREF _Toc491167893 \h </w:instrText>
        </w:r>
        <w:r>
          <w:rPr>
            <w:noProof/>
            <w:webHidden/>
          </w:rPr>
        </w:r>
        <w:r>
          <w:rPr>
            <w:noProof/>
            <w:webHidden/>
          </w:rPr>
          <w:fldChar w:fldCharType="separate"/>
        </w:r>
        <w:r w:rsidR="00C22F89">
          <w:rPr>
            <w:noProof/>
            <w:webHidden/>
          </w:rPr>
          <w:t>13</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894" w:history="1">
        <w:r w:rsidR="00C22F89" w:rsidRPr="001F2C26">
          <w:rPr>
            <w:rStyle w:val="a9"/>
            <w:rFonts w:cs="Arial"/>
            <w:noProof/>
          </w:rPr>
          <w:t>7.2</w:t>
        </w:r>
        <w:r w:rsidR="00C22F89">
          <w:rPr>
            <w:rFonts w:asciiTheme="minorHAnsi" w:eastAsiaTheme="minorEastAsia" w:hAnsiTheme="minorHAnsi" w:cstheme="minorBidi"/>
            <w:noProof/>
            <w:szCs w:val="22"/>
          </w:rPr>
          <w:tab/>
        </w:r>
        <w:r w:rsidR="00C22F89" w:rsidRPr="001F2C26">
          <w:rPr>
            <w:rStyle w:val="a9"/>
            <w:rFonts w:cs="Arial"/>
            <w:noProof/>
          </w:rPr>
          <w:t>DPS Short</w:t>
        </w:r>
        <w:r w:rsidR="00C22F89">
          <w:rPr>
            <w:noProof/>
            <w:webHidden/>
          </w:rPr>
          <w:tab/>
        </w:r>
        <w:r>
          <w:rPr>
            <w:noProof/>
            <w:webHidden/>
          </w:rPr>
          <w:fldChar w:fldCharType="begin"/>
        </w:r>
        <w:r w:rsidR="00C22F89">
          <w:rPr>
            <w:noProof/>
            <w:webHidden/>
          </w:rPr>
          <w:instrText xml:space="preserve"> PAGEREF _Toc491167894 \h </w:instrText>
        </w:r>
        <w:r>
          <w:rPr>
            <w:noProof/>
            <w:webHidden/>
          </w:rPr>
        </w:r>
        <w:r>
          <w:rPr>
            <w:noProof/>
            <w:webHidden/>
          </w:rPr>
          <w:fldChar w:fldCharType="separate"/>
        </w:r>
        <w:r w:rsidR="00C22F89">
          <w:rPr>
            <w:noProof/>
            <w:webHidden/>
          </w:rPr>
          <w:t>14</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895" w:history="1">
        <w:r w:rsidR="00C22F89" w:rsidRPr="001F2C26">
          <w:rPr>
            <w:rStyle w:val="a9"/>
            <w:rFonts w:cs="Arial"/>
            <w:noProof/>
          </w:rPr>
          <w:t>7.3</w:t>
        </w:r>
        <w:r w:rsidR="00C22F89">
          <w:rPr>
            <w:rFonts w:asciiTheme="minorHAnsi" w:eastAsiaTheme="minorEastAsia" w:hAnsiTheme="minorHAnsi" w:cstheme="minorBidi"/>
            <w:noProof/>
            <w:szCs w:val="22"/>
          </w:rPr>
          <w:tab/>
        </w:r>
        <w:r w:rsidR="00C22F89" w:rsidRPr="001F2C26">
          <w:rPr>
            <w:rStyle w:val="a9"/>
            <w:rFonts w:cs="Arial"/>
            <w:noProof/>
          </w:rPr>
          <w:t>Input leakage test</w:t>
        </w:r>
        <w:r w:rsidR="00C22F89">
          <w:rPr>
            <w:noProof/>
            <w:webHidden/>
          </w:rPr>
          <w:tab/>
        </w:r>
        <w:r>
          <w:rPr>
            <w:noProof/>
            <w:webHidden/>
          </w:rPr>
          <w:fldChar w:fldCharType="begin"/>
        </w:r>
        <w:r w:rsidR="00C22F89">
          <w:rPr>
            <w:noProof/>
            <w:webHidden/>
          </w:rPr>
          <w:instrText xml:space="preserve"> PAGEREF _Toc491167895 \h </w:instrText>
        </w:r>
        <w:r>
          <w:rPr>
            <w:noProof/>
            <w:webHidden/>
          </w:rPr>
        </w:r>
        <w:r>
          <w:rPr>
            <w:noProof/>
            <w:webHidden/>
          </w:rPr>
          <w:fldChar w:fldCharType="separate"/>
        </w:r>
        <w:r w:rsidR="00C22F89">
          <w:rPr>
            <w:noProof/>
            <w:webHidden/>
          </w:rPr>
          <w:t>14</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896" w:history="1">
        <w:r w:rsidR="00C22F89" w:rsidRPr="001F2C26">
          <w:rPr>
            <w:rStyle w:val="a9"/>
            <w:rFonts w:cs="Arial"/>
            <w:noProof/>
          </w:rPr>
          <w:t>7.4</w:t>
        </w:r>
        <w:r w:rsidR="00C22F89">
          <w:rPr>
            <w:rFonts w:asciiTheme="minorHAnsi" w:eastAsiaTheme="minorEastAsia" w:hAnsiTheme="minorHAnsi" w:cstheme="minorBidi"/>
            <w:noProof/>
            <w:szCs w:val="22"/>
          </w:rPr>
          <w:tab/>
        </w:r>
        <w:r w:rsidR="00C22F89" w:rsidRPr="001F2C26">
          <w:rPr>
            <w:rStyle w:val="a9"/>
            <w:rFonts w:cs="Arial"/>
            <w:noProof/>
          </w:rPr>
          <w:t>Pull Up</w:t>
        </w:r>
        <w:r w:rsidR="00C22F89" w:rsidRPr="001F2C26">
          <w:rPr>
            <w:rStyle w:val="a9"/>
            <w:rFonts w:eastAsia="Hei" w:cs="Hei"/>
            <w:noProof/>
          </w:rPr>
          <w:t xml:space="preserve">/Pull Down </w:t>
        </w:r>
        <w:r w:rsidR="00C22F89" w:rsidRPr="001F2C26">
          <w:rPr>
            <w:rStyle w:val="a9"/>
            <w:rFonts w:cs="Arial"/>
            <w:noProof/>
          </w:rPr>
          <w:t>Test</w:t>
        </w:r>
        <w:r w:rsidR="00C22F89">
          <w:rPr>
            <w:noProof/>
            <w:webHidden/>
          </w:rPr>
          <w:tab/>
        </w:r>
        <w:r>
          <w:rPr>
            <w:noProof/>
            <w:webHidden/>
          </w:rPr>
          <w:fldChar w:fldCharType="begin"/>
        </w:r>
        <w:r w:rsidR="00C22F89">
          <w:rPr>
            <w:noProof/>
            <w:webHidden/>
          </w:rPr>
          <w:instrText xml:space="preserve"> PAGEREF _Toc491167896 \h </w:instrText>
        </w:r>
        <w:r>
          <w:rPr>
            <w:noProof/>
            <w:webHidden/>
          </w:rPr>
        </w:r>
        <w:r>
          <w:rPr>
            <w:noProof/>
            <w:webHidden/>
          </w:rPr>
          <w:fldChar w:fldCharType="separate"/>
        </w:r>
        <w:r w:rsidR="00C22F89">
          <w:rPr>
            <w:noProof/>
            <w:webHidden/>
          </w:rPr>
          <w:t>16</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897" w:history="1">
        <w:r w:rsidR="00C22F89" w:rsidRPr="001F2C26">
          <w:rPr>
            <w:rStyle w:val="a9"/>
            <w:rFonts w:cs="Arial"/>
            <w:noProof/>
          </w:rPr>
          <w:t>7.5</w:t>
        </w:r>
        <w:r w:rsidR="00C22F89">
          <w:rPr>
            <w:rFonts w:asciiTheme="minorHAnsi" w:eastAsiaTheme="minorEastAsia" w:hAnsiTheme="minorHAnsi" w:cstheme="minorBidi"/>
            <w:noProof/>
            <w:szCs w:val="22"/>
          </w:rPr>
          <w:tab/>
        </w:r>
        <w:r w:rsidR="00C22F89" w:rsidRPr="001F2C26">
          <w:rPr>
            <w:rStyle w:val="a9"/>
            <w:rFonts w:cs="Arial"/>
            <w:noProof/>
          </w:rPr>
          <w:t>BSD Test</w:t>
        </w:r>
        <w:r w:rsidR="00C22F89">
          <w:rPr>
            <w:noProof/>
            <w:webHidden/>
          </w:rPr>
          <w:tab/>
        </w:r>
        <w:r>
          <w:rPr>
            <w:noProof/>
            <w:webHidden/>
          </w:rPr>
          <w:fldChar w:fldCharType="begin"/>
        </w:r>
        <w:r w:rsidR="00C22F89">
          <w:rPr>
            <w:noProof/>
            <w:webHidden/>
          </w:rPr>
          <w:instrText xml:space="preserve"> PAGEREF _Toc491167897 \h </w:instrText>
        </w:r>
        <w:r>
          <w:rPr>
            <w:noProof/>
            <w:webHidden/>
          </w:rPr>
        </w:r>
        <w:r>
          <w:rPr>
            <w:noProof/>
            <w:webHidden/>
          </w:rPr>
          <w:fldChar w:fldCharType="separate"/>
        </w:r>
        <w:r w:rsidR="00C22F89">
          <w:rPr>
            <w:noProof/>
            <w:webHidden/>
          </w:rPr>
          <w:t>17</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898" w:history="1">
        <w:r w:rsidR="00C22F89" w:rsidRPr="001F2C26">
          <w:rPr>
            <w:rStyle w:val="a9"/>
            <w:noProof/>
          </w:rPr>
          <w:t>7.6</w:t>
        </w:r>
        <w:r w:rsidR="00C22F89">
          <w:rPr>
            <w:rFonts w:asciiTheme="minorHAnsi" w:eastAsiaTheme="minorEastAsia" w:hAnsiTheme="minorHAnsi" w:cstheme="minorBidi"/>
            <w:noProof/>
            <w:szCs w:val="22"/>
          </w:rPr>
          <w:tab/>
        </w:r>
        <w:r w:rsidR="00C22F89" w:rsidRPr="001F2C26">
          <w:rPr>
            <w:rStyle w:val="a9"/>
            <w:noProof/>
          </w:rPr>
          <w:t>VIH/VIL/VOH/VOL test</w:t>
        </w:r>
        <w:r w:rsidR="00C22F89">
          <w:rPr>
            <w:noProof/>
            <w:webHidden/>
          </w:rPr>
          <w:tab/>
        </w:r>
        <w:r>
          <w:rPr>
            <w:noProof/>
            <w:webHidden/>
          </w:rPr>
          <w:fldChar w:fldCharType="begin"/>
        </w:r>
        <w:r w:rsidR="00C22F89">
          <w:rPr>
            <w:noProof/>
            <w:webHidden/>
          </w:rPr>
          <w:instrText xml:space="preserve"> PAGEREF _Toc491167898 \h </w:instrText>
        </w:r>
        <w:r>
          <w:rPr>
            <w:noProof/>
            <w:webHidden/>
          </w:rPr>
        </w:r>
        <w:r>
          <w:rPr>
            <w:noProof/>
            <w:webHidden/>
          </w:rPr>
          <w:fldChar w:fldCharType="separate"/>
        </w:r>
        <w:r w:rsidR="00C22F89">
          <w:rPr>
            <w:noProof/>
            <w:webHidden/>
          </w:rPr>
          <w:t>18</w:t>
        </w:r>
        <w:r>
          <w:rPr>
            <w:noProof/>
            <w:webHidden/>
          </w:rPr>
          <w:fldChar w:fldCharType="end"/>
        </w:r>
      </w:hyperlink>
    </w:p>
    <w:p w:rsidR="00C22F89" w:rsidRDefault="00074B78">
      <w:pPr>
        <w:pStyle w:val="30"/>
        <w:tabs>
          <w:tab w:val="left" w:pos="1680"/>
          <w:tab w:val="right" w:leader="dot" w:pos="8296"/>
        </w:tabs>
        <w:rPr>
          <w:rFonts w:asciiTheme="minorHAnsi" w:eastAsiaTheme="minorEastAsia" w:hAnsiTheme="minorHAnsi" w:cstheme="minorBidi"/>
          <w:noProof/>
          <w:szCs w:val="22"/>
        </w:rPr>
      </w:pPr>
      <w:hyperlink w:anchor="_Toc491167899" w:history="1">
        <w:r w:rsidR="00C22F89" w:rsidRPr="001F2C26">
          <w:rPr>
            <w:rStyle w:val="a9"/>
            <w:noProof/>
          </w:rPr>
          <w:t>7.6.1</w:t>
        </w:r>
        <w:r w:rsidR="00C22F89">
          <w:rPr>
            <w:rFonts w:asciiTheme="minorHAnsi" w:eastAsiaTheme="minorEastAsia" w:hAnsiTheme="minorHAnsi" w:cstheme="minorBidi"/>
            <w:noProof/>
            <w:szCs w:val="22"/>
          </w:rPr>
          <w:tab/>
        </w:r>
        <w:r w:rsidR="00C22F89" w:rsidRPr="001F2C26">
          <w:rPr>
            <w:rStyle w:val="a9"/>
            <w:noProof/>
          </w:rPr>
          <w:t>VIH/VIL test</w:t>
        </w:r>
        <w:r w:rsidR="00C22F89">
          <w:rPr>
            <w:noProof/>
            <w:webHidden/>
          </w:rPr>
          <w:tab/>
        </w:r>
        <w:r>
          <w:rPr>
            <w:noProof/>
            <w:webHidden/>
          </w:rPr>
          <w:fldChar w:fldCharType="begin"/>
        </w:r>
        <w:r w:rsidR="00C22F89">
          <w:rPr>
            <w:noProof/>
            <w:webHidden/>
          </w:rPr>
          <w:instrText xml:space="preserve"> PAGEREF _Toc491167899 \h </w:instrText>
        </w:r>
        <w:r>
          <w:rPr>
            <w:noProof/>
            <w:webHidden/>
          </w:rPr>
        </w:r>
        <w:r>
          <w:rPr>
            <w:noProof/>
            <w:webHidden/>
          </w:rPr>
          <w:fldChar w:fldCharType="separate"/>
        </w:r>
        <w:r w:rsidR="00C22F89">
          <w:rPr>
            <w:noProof/>
            <w:webHidden/>
          </w:rPr>
          <w:t>18</w:t>
        </w:r>
        <w:r>
          <w:rPr>
            <w:noProof/>
            <w:webHidden/>
          </w:rPr>
          <w:fldChar w:fldCharType="end"/>
        </w:r>
      </w:hyperlink>
    </w:p>
    <w:p w:rsidR="00C22F89" w:rsidRDefault="00074B78">
      <w:pPr>
        <w:pStyle w:val="30"/>
        <w:tabs>
          <w:tab w:val="left" w:pos="1680"/>
          <w:tab w:val="right" w:leader="dot" w:pos="8296"/>
        </w:tabs>
        <w:rPr>
          <w:rFonts w:asciiTheme="minorHAnsi" w:eastAsiaTheme="minorEastAsia" w:hAnsiTheme="minorHAnsi" w:cstheme="minorBidi"/>
          <w:noProof/>
          <w:szCs w:val="22"/>
        </w:rPr>
      </w:pPr>
      <w:hyperlink w:anchor="_Toc491167900" w:history="1">
        <w:r w:rsidR="00C22F89" w:rsidRPr="001F2C26">
          <w:rPr>
            <w:rStyle w:val="a9"/>
            <w:noProof/>
          </w:rPr>
          <w:t>7.6.2</w:t>
        </w:r>
        <w:r w:rsidR="00C22F89">
          <w:rPr>
            <w:rFonts w:asciiTheme="minorHAnsi" w:eastAsiaTheme="minorEastAsia" w:hAnsiTheme="minorHAnsi" w:cstheme="minorBidi"/>
            <w:noProof/>
            <w:szCs w:val="22"/>
          </w:rPr>
          <w:tab/>
        </w:r>
        <w:r w:rsidR="00C22F89" w:rsidRPr="001F2C26">
          <w:rPr>
            <w:rStyle w:val="a9"/>
            <w:noProof/>
          </w:rPr>
          <w:t>VOH/VOL test</w:t>
        </w:r>
        <w:r w:rsidR="00C22F89">
          <w:rPr>
            <w:noProof/>
            <w:webHidden/>
          </w:rPr>
          <w:tab/>
        </w:r>
        <w:r>
          <w:rPr>
            <w:noProof/>
            <w:webHidden/>
          </w:rPr>
          <w:fldChar w:fldCharType="begin"/>
        </w:r>
        <w:r w:rsidR="00C22F89">
          <w:rPr>
            <w:noProof/>
            <w:webHidden/>
          </w:rPr>
          <w:instrText xml:space="preserve"> PAGEREF _Toc491167900 \h </w:instrText>
        </w:r>
        <w:r>
          <w:rPr>
            <w:noProof/>
            <w:webHidden/>
          </w:rPr>
        </w:r>
        <w:r>
          <w:rPr>
            <w:noProof/>
            <w:webHidden/>
          </w:rPr>
          <w:fldChar w:fldCharType="separate"/>
        </w:r>
        <w:r w:rsidR="00C22F89">
          <w:rPr>
            <w:noProof/>
            <w:webHidden/>
          </w:rPr>
          <w:t>19</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901" w:history="1">
        <w:r w:rsidR="00C22F89" w:rsidRPr="001F2C26">
          <w:rPr>
            <w:rStyle w:val="a9"/>
            <w:rFonts w:cs="Arial"/>
            <w:noProof/>
          </w:rPr>
          <w:t>7.7</w:t>
        </w:r>
        <w:r w:rsidR="00C22F89">
          <w:rPr>
            <w:rFonts w:asciiTheme="minorHAnsi" w:eastAsiaTheme="minorEastAsia" w:hAnsiTheme="minorHAnsi" w:cstheme="minorBidi"/>
            <w:noProof/>
            <w:szCs w:val="22"/>
          </w:rPr>
          <w:tab/>
        </w:r>
        <w:r w:rsidR="00C22F89" w:rsidRPr="001F2C26">
          <w:rPr>
            <w:rStyle w:val="a9"/>
            <w:rFonts w:cs="Arial"/>
            <w:noProof/>
          </w:rPr>
          <w:t>SCAN DC and AC Test</w:t>
        </w:r>
        <w:r w:rsidR="00C22F89">
          <w:rPr>
            <w:noProof/>
            <w:webHidden/>
          </w:rPr>
          <w:tab/>
        </w:r>
        <w:r>
          <w:rPr>
            <w:noProof/>
            <w:webHidden/>
          </w:rPr>
          <w:fldChar w:fldCharType="begin"/>
        </w:r>
        <w:r w:rsidR="00C22F89">
          <w:rPr>
            <w:noProof/>
            <w:webHidden/>
          </w:rPr>
          <w:instrText xml:space="preserve"> PAGEREF _Toc491167901 \h </w:instrText>
        </w:r>
        <w:r>
          <w:rPr>
            <w:noProof/>
            <w:webHidden/>
          </w:rPr>
        </w:r>
        <w:r>
          <w:rPr>
            <w:noProof/>
            <w:webHidden/>
          </w:rPr>
          <w:fldChar w:fldCharType="separate"/>
        </w:r>
        <w:r w:rsidR="00C22F89">
          <w:rPr>
            <w:noProof/>
            <w:webHidden/>
          </w:rPr>
          <w:t>20</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902" w:history="1">
        <w:r w:rsidR="00C22F89" w:rsidRPr="001F2C26">
          <w:rPr>
            <w:rStyle w:val="a9"/>
            <w:rFonts w:cs="Arial"/>
            <w:noProof/>
          </w:rPr>
          <w:t>7.8</w:t>
        </w:r>
        <w:r w:rsidR="00C22F89">
          <w:rPr>
            <w:rFonts w:asciiTheme="minorHAnsi" w:eastAsiaTheme="minorEastAsia" w:hAnsiTheme="minorHAnsi" w:cstheme="minorBidi"/>
            <w:noProof/>
            <w:szCs w:val="22"/>
          </w:rPr>
          <w:tab/>
        </w:r>
        <w:r w:rsidR="00C22F89" w:rsidRPr="001F2C26">
          <w:rPr>
            <w:rStyle w:val="a9"/>
            <w:rFonts w:cs="Arial"/>
            <w:noProof/>
          </w:rPr>
          <w:t>MBIST Test</w:t>
        </w:r>
        <w:r w:rsidR="00C22F89">
          <w:rPr>
            <w:noProof/>
            <w:webHidden/>
          </w:rPr>
          <w:tab/>
        </w:r>
        <w:r>
          <w:rPr>
            <w:noProof/>
            <w:webHidden/>
          </w:rPr>
          <w:fldChar w:fldCharType="begin"/>
        </w:r>
        <w:r w:rsidR="00C22F89">
          <w:rPr>
            <w:noProof/>
            <w:webHidden/>
          </w:rPr>
          <w:instrText xml:space="preserve"> PAGEREF _Toc491167902 \h </w:instrText>
        </w:r>
        <w:r>
          <w:rPr>
            <w:noProof/>
            <w:webHidden/>
          </w:rPr>
        </w:r>
        <w:r>
          <w:rPr>
            <w:noProof/>
            <w:webHidden/>
          </w:rPr>
          <w:fldChar w:fldCharType="separate"/>
        </w:r>
        <w:r w:rsidR="00C22F89">
          <w:rPr>
            <w:noProof/>
            <w:webHidden/>
          </w:rPr>
          <w:t>24</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903" w:history="1">
        <w:r w:rsidR="00C22F89" w:rsidRPr="001F2C26">
          <w:rPr>
            <w:rStyle w:val="a9"/>
            <w:rFonts w:cs="Arial"/>
            <w:noProof/>
          </w:rPr>
          <w:t>7.9</w:t>
        </w:r>
        <w:r w:rsidR="00C22F89">
          <w:rPr>
            <w:rFonts w:asciiTheme="minorHAnsi" w:eastAsiaTheme="minorEastAsia" w:hAnsiTheme="minorHAnsi" w:cstheme="minorBidi"/>
            <w:noProof/>
            <w:szCs w:val="22"/>
          </w:rPr>
          <w:tab/>
        </w:r>
        <w:r w:rsidR="00C22F89" w:rsidRPr="001F2C26">
          <w:rPr>
            <w:rStyle w:val="a9"/>
            <w:rFonts w:cs="Arial"/>
            <w:noProof/>
          </w:rPr>
          <w:t>MiPHY Test</w:t>
        </w:r>
        <w:r w:rsidR="00C22F89">
          <w:rPr>
            <w:noProof/>
            <w:webHidden/>
          </w:rPr>
          <w:tab/>
        </w:r>
        <w:r>
          <w:rPr>
            <w:noProof/>
            <w:webHidden/>
          </w:rPr>
          <w:fldChar w:fldCharType="begin"/>
        </w:r>
        <w:r w:rsidR="00C22F89">
          <w:rPr>
            <w:noProof/>
            <w:webHidden/>
          </w:rPr>
          <w:instrText xml:space="preserve"> PAGEREF _Toc491167903 \h </w:instrText>
        </w:r>
        <w:r>
          <w:rPr>
            <w:noProof/>
            <w:webHidden/>
          </w:rPr>
        </w:r>
        <w:r>
          <w:rPr>
            <w:noProof/>
            <w:webHidden/>
          </w:rPr>
          <w:fldChar w:fldCharType="separate"/>
        </w:r>
        <w:r w:rsidR="00C22F89">
          <w:rPr>
            <w:noProof/>
            <w:webHidden/>
          </w:rPr>
          <w:t>25</w:t>
        </w:r>
        <w:r>
          <w:rPr>
            <w:noProof/>
            <w:webHidden/>
          </w:rPr>
          <w:fldChar w:fldCharType="end"/>
        </w:r>
      </w:hyperlink>
    </w:p>
    <w:p w:rsidR="00C22F89" w:rsidRDefault="00074B78">
      <w:pPr>
        <w:pStyle w:val="30"/>
        <w:tabs>
          <w:tab w:val="left" w:pos="1680"/>
          <w:tab w:val="right" w:leader="dot" w:pos="8296"/>
        </w:tabs>
        <w:rPr>
          <w:rFonts w:asciiTheme="minorHAnsi" w:eastAsiaTheme="minorEastAsia" w:hAnsiTheme="minorHAnsi" w:cstheme="minorBidi"/>
          <w:noProof/>
          <w:szCs w:val="22"/>
        </w:rPr>
      </w:pPr>
      <w:hyperlink w:anchor="_Toc491167904" w:history="1">
        <w:r w:rsidR="00C22F89" w:rsidRPr="001F2C26">
          <w:rPr>
            <w:rStyle w:val="a9"/>
            <w:rFonts w:ascii="Arial" w:hAnsi="Arial" w:cs="Arial"/>
            <w:noProof/>
          </w:rPr>
          <w:t>7.9.1</w:t>
        </w:r>
        <w:r w:rsidR="00C22F89">
          <w:rPr>
            <w:rFonts w:asciiTheme="minorHAnsi" w:eastAsiaTheme="minorEastAsia" w:hAnsiTheme="minorHAnsi" w:cstheme="minorBidi"/>
            <w:noProof/>
            <w:szCs w:val="22"/>
          </w:rPr>
          <w:tab/>
        </w:r>
        <w:r w:rsidR="00C22F89" w:rsidRPr="001F2C26">
          <w:rPr>
            <w:rStyle w:val="a9"/>
            <w:rFonts w:ascii="Arial" w:hAnsi="Arial" w:cs="Arial"/>
            <w:noProof/>
          </w:rPr>
          <w:t>AC Test</w:t>
        </w:r>
        <w:r w:rsidR="00C22F89">
          <w:rPr>
            <w:noProof/>
            <w:webHidden/>
          </w:rPr>
          <w:tab/>
        </w:r>
        <w:r>
          <w:rPr>
            <w:noProof/>
            <w:webHidden/>
          </w:rPr>
          <w:fldChar w:fldCharType="begin"/>
        </w:r>
        <w:r w:rsidR="00C22F89">
          <w:rPr>
            <w:noProof/>
            <w:webHidden/>
          </w:rPr>
          <w:instrText xml:space="preserve"> PAGEREF _Toc491167904 \h </w:instrText>
        </w:r>
        <w:r>
          <w:rPr>
            <w:noProof/>
            <w:webHidden/>
          </w:rPr>
        </w:r>
        <w:r>
          <w:rPr>
            <w:noProof/>
            <w:webHidden/>
          </w:rPr>
          <w:fldChar w:fldCharType="separate"/>
        </w:r>
        <w:r w:rsidR="00C22F89">
          <w:rPr>
            <w:noProof/>
            <w:webHidden/>
          </w:rPr>
          <w:t>26</w:t>
        </w:r>
        <w:r>
          <w:rPr>
            <w:noProof/>
            <w:webHidden/>
          </w:rPr>
          <w:fldChar w:fldCharType="end"/>
        </w:r>
      </w:hyperlink>
    </w:p>
    <w:p w:rsidR="00C22F89" w:rsidRDefault="00074B78">
      <w:pPr>
        <w:pStyle w:val="30"/>
        <w:tabs>
          <w:tab w:val="left" w:pos="1680"/>
          <w:tab w:val="right" w:leader="dot" w:pos="8296"/>
        </w:tabs>
        <w:rPr>
          <w:rFonts w:asciiTheme="minorHAnsi" w:eastAsiaTheme="minorEastAsia" w:hAnsiTheme="minorHAnsi" w:cstheme="minorBidi"/>
          <w:noProof/>
          <w:szCs w:val="22"/>
        </w:rPr>
      </w:pPr>
      <w:hyperlink w:anchor="_Toc491167905" w:history="1">
        <w:r w:rsidR="00C22F89" w:rsidRPr="001F2C26">
          <w:rPr>
            <w:rStyle w:val="a9"/>
            <w:rFonts w:ascii="Arial" w:hAnsi="Arial" w:cs="Arial"/>
            <w:noProof/>
          </w:rPr>
          <w:t>7.9.2</w:t>
        </w:r>
        <w:r w:rsidR="00C22F89">
          <w:rPr>
            <w:rFonts w:asciiTheme="minorHAnsi" w:eastAsiaTheme="minorEastAsia" w:hAnsiTheme="minorHAnsi" w:cstheme="minorBidi"/>
            <w:noProof/>
            <w:szCs w:val="22"/>
          </w:rPr>
          <w:tab/>
        </w:r>
        <w:r w:rsidR="00C22F89" w:rsidRPr="001F2C26">
          <w:rPr>
            <w:rStyle w:val="a9"/>
            <w:rFonts w:ascii="Arial" w:hAnsi="Arial" w:cs="Arial"/>
            <w:noProof/>
          </w:rPr>
          <w:t>DC Test</w:t>
        </w:r>
        <w:r w:rsidR="00C22F89">
          <w:rPr>
            <w:noProof/>
            <w:webHidden/>
          </w:rPr>
          <w:tab/>
        </w:r>
        <w:r>
          <w:rPr>
            <w:noProof/>
            <w:webHidden/>
          </w:rPr>
          <w:fldChar w:fldCharType="begin"/>
        </w:r>
        <w:r w:rsidR="00C22F89">
          <w:rPr>
            <w:noProof/>
            <w:webHidden/>
          </w:rPr>
          <w:instrText xml:space="preserve"> PAGEREF _Toc491167905 \h </w:instrText>
        </w:r>
        <w:r>
          <w:rPr>
            <w:noProof/>
            <w:webHidden/>
          </w:rPr>
        </w:r>
        <w:r>
          <w:rPr>
            <w:noProof/>
            <w:webHidden/>
          </w:rPr>
          <w:fldChar w:fldCharType="separate"/>
        </w:r>
        <w:r w:rsidR="00C22F89">
          <w:rPr>
            <w:noProof/>
            <w:webHidden/>
          </w:rPr>
          <w:t>29</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906" w:history="1">
        <w:r w:rsidR="00C22F89" w:rsidRPr="001F2C26">
          <w:rPr>
            <w:rStyle w:val="a9"/>
            <w:rFonts w:cs="Arial"/>
            <w:noProof/>
          </w:rPr>
          <w:t>7.10</w:t>
        </w:r>
        <w:r w:rsidR="00C22F89">
          <w:rPr>
            <w:rFonts w:asciiTheme="minorHAnsi" w:eastAsiaTheme="minorEastAsia" w:hAnsiTheme="minorHAnsi" w:cstheme="minorBidi"/>
            <w:noProof/>
            <w:szCs w:val="22"/>
          </w:rPr>
          <w:tab/>
        </w:r>
        <w:r w:rsidR="00C22F89" w:rsidRPr="001F2C26">
          <w:rPr>
            <w:rStyle w:val="a9"/>
            <w:rFonts w:cs="Arial"/>
            <w:noProof/>
          </w:rPr>
          <w:t>Power On Reset Test</w:t>
        </w:r>
        <w:r w:rsidR="00C22F89">
          <w:rPr>
            <w:noProof/>
            <w:webHidden/>
          </w:rPr>
          <w:tab/>
        </w:r>
        <w:r>
          <w:rPr>
            <w:noProof/>
            <w:webHidden/>
          </w:rPr>
          <w:fldChar w:fldCharType="begin"/>
        </w:r>
        <w:r w:rsidR="00C22F89">
          <w:rPr>
            <w:noProof/>
            <w:webHidden/>
          </w:rPr>
          <w:instrText xml:space="preserve"> PAGEREF _Toc491167906 \h </w:instrText>
        </w:r>
        <w:r>
          <w:rPr>
            <w:noProof/>
            <w:webHidden/>
          </w:rPr>
        </w:r>
        <w:r>
          <w:rPr>
            <w:noProof/>
            <w:webHidden/>
          </w:rPr>
          <w:fldChar w:fldCharType="separate"/>
        </w:r>
        <w:r w:rsidR="00C22F89">
          <w:rPr>
            <w:noProof/>
            <w:webHidden/>
          </w:rPr>
          <w:t>32</w:t>
        </w:r>
        <w:r>
          <w:rPr>
            <w:noProof/>
            <w:webHidden/>
          </w:rPr>
          <w:fldChar w:fldCharType="end"/>
        </w:r>
      </w:hyperlink>
    </w:p>
    <w:p w:rsidR="00C22F89" w:rsidRDefault="00074B78">
      <w:pPr>
        <w:pStyle w:val="20"/>
        <w:tabs>
          <w:tab w:val="left" w:pos="1050"/>
          <w:tab w:val="right" w:leader="dot" w:pos="8296"/>
        </w:tabs>
        <w:rPr>
          <w:rFonts w:asciiTheme="minorHAnsi" w:eastAsiaTheme="minorEastAsia" w:hAnsiTheme="minorHAnsi" w:cstheme="minorBidi"/>
          <w:noProof/>
          <w:szCs w:val="22"/>
        </w:rPr>
      </w:pPr>
      <w:hyperlink w:anchor="_Toc491167907" w:history="1">
        <w:r w:rsidR="00C22F89" w:rsidRPr="001F2C26">
          <w:rPr>
            <w:rStyle w:val="a9"/>
            <w:noProof/>
          </w:rPr>
          <w:t>7.11</w:t>
        </w:r>
        <w:r w:rsidR="00C22F89">
          <w:rPr>
            <w:rFonts w:asciiTheme="minorHAnsi" w:eastAsiaTheme="minorEastAsia" w:hAnsiTheme="minorHAnsi" w:cstheme="minorBidi"/>
            <w:noProof/>
            <w:szCs w:val="22"/>
          </w:rPr>
          <w:tab/>
        </w:r>
        <w:r w:rsidR="00C22F89" w:rsidRPr="001F2C26">
          <w:rPr>
            <w:rStyle w:val="a9"/>
            <w:noProof/>
          </w:rPr>
          <w:t>DDR PHY Test</w:t>
        </w:r>
        <w:r w:rsidR="00C22F89">
          <w:rPr>
            <w:noProof/>
            <w:webHidden/>
          </w:rPr>
          <w:tab/>
        </w:r>
        <w:r>
          <w:rPr>
            <w:noProof/>
            <w:webHidden/>
          </w:rPr>
          <w:fldChar w:fldCharType="begin"/>
        </w:r>
        <w:r w:rsidR="00C22F89">
          <w:rPr>
            <w:noProof/>
            <w:webHidden/>
          </w:rPr>
          <w:instrText xml:space="preserve"> PAGEREF _Toc491167907 \h </w:instrText>
        </w:r>
        <w:r>
          <w:rPr>
            <w:noProof/>
            <w:webHidden/>
          </w:rPr>
        </w:r>
        <w:r>
          <w:rPr>
            <w:noProof/>
            <w:webHidden/>
          </w:rPr>
          <w:fldChar w:fldCharType="separate"/>
        </w:r>
        <w:r w:rsidR="00C22F89">
          <w:rPr>
            <w:noProof/>
            <w:webHidden/>
          </w:rPr>
          <w:t>35</w:t>
        </w:r>
        <w:r>
          <w:rPr>
            <w:noProof/>
            <w:webHidden/>
          </w:rPr>
          <w:fldChar w:fldCharType="end"/>
        </w:r>
      </w:hyperlink>
    </w:p>
    <w:p w:rsidR="00936B5D" w:rsidRDefault="00074B78" w:rsidP="0007258F">
      <w:pPr>
        <w:rPr>
          <w:rFonts w:ascii="Arial" w:hAnsi="Arial" w:cs="Arial"/>
        </w:rPr>
      </w:pPr>
      <w:r w:rsidRPr="003F74D7">
        <w:rPr>
          <w:rFonts w:ascii="Arial" w:hAnsi="Arial" w:cs="Arial"/>
        </w:rPr>
        <w:fldChar w:fldCharType="end"/>
      </w:r>
    </w:p>
    <w:p w:rsidR="004A6550" w:rsidRDefault="004A6550" w:rsidP="0007258F">
      <w:pPr>
        <w:rPr>
          <w:rFonts w:ascii="Arial" w:hAnsi="Arial" w:cs="Arial"/>
        </w:rPr>
      </w:pPr>
    </w:p>
    <w:p w:rsidR="007F738F" w:rsidRDefault="007F738F" w:rsidP="0007258F">
      <w:pPr>
        <w:rPr>
          <w:rFonts w:ascii="Arial" w:hAnsi="Arial" w:cs="Arial"/>
        </w:rPr>
      </w:pPr>
    </w:p>
    <w:p w:rsidR="007F738F" w:rsidRDefault="007F738F" w:rsidP="0007258F">
      <w:pPr>
        <w:rPr>
          <w:rFonts w:ascii="Arial" w:hAnsi="Arial" w:cs="Arial"/>
        </w:rPr>
      </w:pPr>
    </w:p>
    <w:p w:rsidR="007F738F" w:rsidRDefault="007F738F" w:rsidP="0007258F">
      <w:pPr>
        <w:rPr>
          <w:rFonts w:ascii="Arial" w:hAnsi="Arial" w:cs="Arial"/>
        </w:rPr>
      </w:pPr>
    </w:p>
    <w:p w:rsidR="007F738F" w:rsidRDefault="007F738F" w:rsidP="0007258F">
      <w:pPr>
        <w:rPr>
          <w:rFonts w:ascii="Arial" w:hAnsi="Arial" w:cs="Arial"/>
        </w:rPr>
      </w:pPr>
    </w:p>
    <w:p w:rsidR="007F738F" w:rsidRDefault="007F738F" w:rsidP="0007258F">
      <w:pPr>
        <w:rPr>
          <w:rFonts w:ascii="Arial" w:hAnsi="Arial" w:cs="Arial"/>
        </w:rPr>
      </w:pPr>
    </w:p>
    <w:p w:rsidR="007F738F" w:rsidRDefault="007F738F" w:rsidP="0007258F">
      <w:pPr>
        <w:rPr>
          <w:rFonts w:ascii="Arial" w:hAnsi="Arial" w:cs="Arial"/>
        </w:rPr>
      </w:pPr>
    </w:p>
    <w:p w:rsidR="008B2C3B" w:rsidRPr="003F74D7" w:rsidRDefault="00302EB6" w:rsidP="00B65EE3">
      <w:pPr>
        <w:pStyle w:val="1"/>
      </w:pPr>
      <w:bookmarkStart w:id="0" w:name="_Toc491167882"/>
      <w:r w:rsidRPr="003F74D7">
        <w:t>Introduction</w:t>
      </w:r>
      <w:bookmarkEnd w:id="0"/>
    </w:p>
    <w:p w:rsidR="00312073" w:rsidRPr="001A0F1C" w:rsidRDefault="00DB7164" w:rsidP="001A0F1C">
      <w:pPr>
        <w:pStyle w:val="aa"/>
        <w:spacing w:before="156" w:after="156"/>
        <w:ind w:firstLine="548"/>
        <w:rPr>
          <w:rFonts w:ascii="Arial" w:hAnsi="Arial" w:cs="Arial"/>
          <w:sz w:val="21"/>
          <w:szCs w:val="21"/>
        </w:rPr>
      </w:pPr>
      <w:r w:rsidRPr="001A0F1C">
        <w:rPr>
          <w:rFonts w:ascii="Arial" w:hAnsi="Arial" w:cs="Arial"/>
          <w:sz w:val="21"/>
          <w:szCs w:val="21"/>
        </w:rPr>
        <w:t xml:space="preserve">This </w:t>
      </w:r>
      <w:r w:rsidR="00E54EFB" w:rsidRPr="001A0F1C">
        <w:rPr>
          <w:rFonts w:ascii="Arial" w:hAnsi="Arial" w:cs="Arial"/>
          <w:sz w:val="21"/>
          <w:szCs w:val="21"/>
        </w:rPr>
        <w:t xml:space="preserve">document is </w:t>
      </w:r>
      <w:r w:rsidR="00C76107" w:rsidRPr="001A0F1C">
        <w:rPr>
          <w:rFonts w:ascii="Arial" w:hAnsi="Arial" w:cs="Arial"/>
          <w:sz w:val="21"/>
          <w:szCs w:val="21"/>
        </w:rPr>
        <w:t xml:space="preserve">the </w:t>
      </w:r>
      <w:r w:rsidR="00CC335E" w:rsidRPr="001A0F1C">
        <w:rPr>
          <w:rFonts w:ascii="Arial" w:hAnsi="Arial" w:cs="Arial"/>
          <w:sz w:val="21"/>
          <w:szCs w:val="21"/>
        </w:rPr>
        <w:t xml:space="preserve">ATE </w:t>
      </w:r>
      <w:r w:rsidR="00967445">
        <w:rPr>
          <w:rFonts w:ascii="Arial" w:hAnsi="Arial" w:cs="Arial"/>
          <w:sz w:val="21"/>
          <w:szCs w:val="21"/>
        </w:rPr>
        <w:t>production test plan</w:t>
      </w:r>
      <w:r w:rsidRPr="001A0F1C">
        <w:rPr>
          <w:rFonts w:ascii="Arial" w:hAnsi="Arial" w:cs="Arial"/>
          <w:sz w:val="21"/>
          <w:szCs w:val="21"/>
        </w:rPr>
        <w:t>.</w:t>
      </w:r>
      <w:r w:rsidR="00E54EFB" w:rsidRPr="001A0F1C">
        <w:rPr>
          <w:rFonts w:ascii="Arial" w:hAnsi="Arial" w:cs="Arial"/>
          <w:sz w:val="21"/>
          <w:szCs w:val="21"/>
        </w:rPr>
        <w:t xml:space="preserve"> </w:t>
      </w:r>
      <w:r w:rsidR="00F603CB" w:rsidRPr="001A0F1C">
        <w:rPr>
          <w:rFonts w:ascii="Arial" w:hAnsi="Arial" w:cs="Arial"/>
          <w:sz w:val="21"/>
          <w:szCs w:val="21"/>
        </w:rPr>
        <w:t>includes</w:t>
      </w:r>
      <w:r w:rsidR="00240FD1">
        <w:rPr>
          <w:rFonts w:ascii="Arial" w:hAnsi="Arial" w:cs="Arial"/>
          <w:sz w:val="21"/>
          <w:szCs w:val="21"/>
        </w:rPr>
        <w:t xml:space="preserve"> </w:t>
      </w:r>
      <w:r w:rsidR="00240FD1">
        <w:rPr>
          <w:rFonts w:ascii="Arial" w:hAnsi="Arial" w:cs="Arial" w:hint="eastAsia"/>
          <w:sz w:val="21"/>
          <w:szCs w:val="21"/>
        </w:rPr>
        <w:t>ARM</w:t>
      </w:r>
      <w:r w:rsidR="00A45488">
        <w:rPr>
          <w:rFonts w:ascii="Arial" w:hAnsi="Arial" w:cs="Arial"/>
          <w:sz w:val="21"/>
          <w:szCs w:val="21"/>
        </w:rPr>
        <w:t xml:space="preserve">, </w:t>
      </w:r>
      <w:r w:rsidR="00240FD1">
        <w:rPr>
          <w:rFonts w:ascii="Arial" w:hAnsi="Arial" w:cs="Arial" w:hint="eastAsia"/>
          <w:sz w:val="21"/>
          <w:szCs w:val="21"/>
        </w:rPr>
        <w:t>ETHERNET PHY</w:t>
      </w:r>
      <w:r w:rsidR="006842C4" w:rsidRPr="001A0F1C">
        <w:rPr>
          <w:rFonts w:ascii="Arial" w:hAnsi="Arial" w:cs="Arial"/>
          <w:sz w:val="21"/>
          <w:szCs w:val="21"/>
        </w:rPr>
        <w:t xml:space="preserve">, </w:t>
      </w:r>
      <w:r w:rsidR="00240FD1">
        <w:rPr>
          <w:rFonts w:ascii="Arial" w:hAnsi="Arial" w:cs="Arial" w:hint="eastAsia"/>
          <w:sz w:val="21"/>
          <w:szCs w:val="21"/>
        </w:rPr>
        <w:t xml:space="preserve">MIPHY, DDR3 PHY, PLL, </w:t>
      </w:r>
      <w:r w:rsidR="00FB06D8">
        <w:rPr>
          <w:rFonts w:ascii="Arial" w:hAnsi="Arial" w:cs="Arial"/>
          <w:sz w:val="21"/>
          <w:szCs w:val="21"/>
        </w:rPr>
        <w:t>Power-On-</w:t>
      </w:r>
      <w:r w:rsidR="006842C4" w:rsidRPr="001A0F1C">
        <w:rPr>
          <w:rFonts w:ascii="Arial" w:hAnsi="Arial" w:cs="Arial"/>
          <w:sz w:val="21"/>
          <w:szCs w:val="21"/>
        </w:rPr>
        <w:t>Reset</w:t>
      </w:r>
      <w:r w:rsidR="00A45488">
        <w:rPr>
          <w:rFonts w:ascii="Arial" w:hAnsi="Arial" w:cs="Arial"/>
          <w:sz w:val="21"/>
          <w:szCs w:val="21"/>
        </w:rPr>
        <w:t xml:space="preserve"> </w:t>
      </w:r>
      <w:r w:rsidR="003431D5" w:rsidRPr="001A0F1C">
        <w:rPr>
          <w:rFonts w:ascii="Arial" w:hAnsi="Arial" w:cs="Arial"/>
          <w:sz w:val="21"/>
          <w:szCs w:val="21"/>
        </w:rPr>
        <w:t>IPs</w:t>
      </w:r>
      <w:r w:rsidR="00CD5F35" w:rsidRPr="001A0F1C">
        <w:rPr>
          <w:rFonts w:ascii="Arial" w:hAnsi="Arial" w:cs="Arial"/>
          <w:sz w:val="21"/>
          <w:szCs w:val="21"/>
        </w:rPr>
        <w:t xml:space="preserve">. This document </w:t>
      </w:r>
      <w:r w:rsidR="00E54EFB" w:rsidRPr="001A0F1C">
        <w:rPr>
          <w:rFonts w:ascii="Arial" w:hAnsi="Arial" w:cs="Arial"/>
          <w:sz w:val="21"/>
          <w:szCs w:val="21"/>
        </w:rPr>
        <w:t xml:space="preserve">includes </w:t>
      </w:r>
      <w:r w:rsidR="00620E26" w:rsidRPr="001A0F1C">
        <w:rPr>
          <w:rFonts w:ascii="Arial" w:hAnsi="Arial" w:cs="Arial"/>
          <w:sz w:val="21"/>
          <w:szCs w:val="21"/>
        </w:rPr>
        <w:t xml:space="preserve">test strategy, </w:t>
      </w:r>
      <w:r w:rsidR="00C76107" w:rsidRPr="001A0F1C">
        <w:rPr>
          <w:rFonts w:ascii="Arial" w:hAnsi="Arial" w:cs="Arial"/>
          <w:sz w:val="21"/>
          <w:szCs w:val="21"/>
        </w:rPr>
        <w:t>hardware</w:t>
      </w:r>
      <w:r w:rsidR="008E787E" w:rsidRPr="001A0F1C">
        <w:rPr>
          <w:rFonts w:ascii="Arial" w:hAnsi="Arial" w:cs="Arial"/>
          <w:sz w:val="21"/>
          <w:szCs w:val="21"/>
        </w:rPr>
        <w:t xml:space="preserve"> requirement</w:t>
      </w:r>
      <w:r w:rsidR="00C76107" w:rsidRPr="001A0F1C">
        <w:rPr>
          <w:rFonts w:ascii="Arial" w:hAnsi="Arial" w:cs="Arial"/>
          <w:sz w:val="21"/>
          <w:szCs w:val="21"/>
        </w:rPr>
        <w:t xml:space="preserve"> for ATE</w:t>
      </w:r>
      <w:r w:rsidR="008E787E" w:rsidRPr="001A0F1C">
        <w:rPr>
          <w:rFonts w:ascii="Arial" w:hAnsi="Arial" w:cs="Arial"/>
          <w:sz w:val="21"/>
          <w:szCs w:val="21"/>
        </w:rPr>
        <w:t xml:space="preserve">, </w:t>
      </w:r>
      <w:r w:rsidR="00C76107" w:rsidRPr="001A0F1C">
        <w:rPr>
          <w:rFonts w:ascii="Arial" w:hAnsi="Arial" w:cs="Arial"/>
          <w:sz w:val="21"/>
          <w:szCs w:val="21"/>
        </w:rPr>
        <w:t xml:space="preserve">description of </w:t>
      </w:r>
      <w:r w:rsidR="00E14E86" w:rsidRPr="001A0F1C">
        <w:rPr>
          <w:rFonts w:ascii="Arial" w:hAnsi="Arial" w:cs="Arial"/>
          <w:sz w:val="21"/>
          <w:szCs w:val="21"/>
        </w:rPr>
        <w:t xml:space="preserve">test </w:t>
      </w:r>
      <w:r w:rsidR="000F7667" w:rsidRPr="001A0F1C">
        <w:rPr>
          <w:rFonts w:ascii="Arial" w:hAnsi="Arial" w:cs="Arial"/>
          <w:sz w:val="21"/>
          <w:szCs w:val="21"/>
        </w:rPr>
        <w:t xml:space="preserve">items. </w:t>
      </w:r>
    </w:p>
    <w:p w:rsidR="005258D5" w:rsidRDefault="007D421B" w:rsidP="0050484B">
      <w:pPr>
        <w:pStyle w:val="aa"/>
        <w:spacing w:before="156" w:after="156"/>
        <w:ind w:firstLine="548"/>
        <w:rPr>
          <w:rFonts w:ascii="Arial" w:hAnsi="Arial" w:cs="Arial"/>
          <w:sz w:val="21"/>
          <w:szCs w:val="21"/>
        </w:rPr>
      </w:pPr>
      <w:r w:rsidRPr="001A0F1C">
        <w:rPr>
          <w:rFonts w:ascii="Arial" w:hAnsi="Arial" w:cs="Arial"/>
          <w:sz w:val="21"/>
          <w:szCs w:val="21"/>
        </w:rPr>
        <w:t xml:space="preserve">Reliability tests, such as ESD, latch-up, </w:t>
      </w:r>
      <w:r w:rsidR="003F74D7" w:rsidRPr="001A0F1C">
        <w:rPr>
          <w:rFonts w:ascii="Arial" w:hAnsi="Arial" w:cs="Arial"/>
          <w:sz w:val="21"/>
          <w:szCs w:val="21"/>
        </w:rPr>
        <w:t>life test</w:t>
      </w:r>
      <w:r w:rsidRPr="001A0F1C">
        <w:rPr>
          <w:rFonts w:ascii="Arial" w:hAnsi="Arial" w:cs="Arial"/>
          <w:sz w:val="21"/>
          <w:szCs w:val="21"/>
        </w:rPr>
        <w:t xml:space="preserve"> etc</w:t>
      </w:r>
      <w:r w:rsidR="008525DB" w:rsidRPr="001A0F1C">
        <w:rPr>
          <w:rFonts w:ascii="Arial" w:hAnsi="Arial" w:cs="Arial"/>
          <w:sz w:val="21"/>
          <w:szCs w:val="21"/>
        </w:rPr>
        <w:t xml:space="preserve"> are not covered</w:t>
      </w:r>
      <w:r w:rsidR="00EE1F64" w:rsidRPr="001A0F1C">
        <w:rPr>
          <w:rFonts w:ascii="Arial" w:hAnsi="Arial" w:cs="Arial"/>
          <w:sz w:val="21"/>
          <w:szCs w:val="21"/>
        </w:rPr>
        <w:t>.</w:t>
      </w:r>
      <w:r w:rsidR="00830730" w:rsidRPr="001A0F1C">
        <w:rPr>
          <w:rFonts w:ascii="Arial" w:hAnsi="Arial" w:cs="Arial"/>
          <w:sz w:val="21"/>
          <w:szCs w:val="21"/>
        </w:rPr>
        <w:t xml:space="preserve"> </w:t>
      </w:r>
    </w:p>
    <w:p w:rsidR="005258D5" w:rsidRPr="001A0F1C" w:rsidRDefault="005258D5" w:rsidP="005258D5">
      <w:pPr>
        <w:pStyle w:val="aa"/>
        <w:spacing w:before="156" w:after="156"/>
        <w:ind w:firstLineChars="0" w:firstLine="0"/>
        <w:rPr>
          <w:rFonts w:ascii="Arial" w:hAnsi="Arial" w:cs="Arial"/>
          <w:sz w:val="21"/>
          <w:szCs w:val="21"/>
        </w:rPr>
      </w:pPr>
    </w:p>
    <w:p w:rsidR="0049389E" w:rsidRDefault="0049389E" w:rsidP="00CD7FCC">
      <w:pPr>
        <w:pStyle w:val="aa"/>
        <w:spacing w:before="156" w:after="156"/>
        <w:ind w:firstLineChars="0" w:firstLine="0"/>
        <w:rPr>
          <w:rFonts w:ascii="Arial" w:hAnsi="Arial" w:cs="Arial"/>
        </w:rPr>
      </w:pPr>
    </w:p>
    <w:tbl>
      <w:tblPr>
        <w:tblW w:w="7211" w:type="dxa"/>
        <w:tblInd w:w="635" w:type="dxa"/>
        <w:tblLook w:val="04A0"/>
      </w:tblPr>
      <w:tblGrid>
        <w:gridCol w:w="1439"/>
        <w:gridCol w:w="2429"/>
        <w:gridCol w:w="3343"/>
      </w:tblGrid>
      <w:tr w:rsidR="00E3225B" w:rsidRPr="00AF5B88" w:rsidTr="00884910">
        <w:trPr>
          <w:trHeight w:val="285"/>
        </w:trPr>
        <w:tc>
          <w:tcPr>
            <w:tcW w:w="721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5B" w:rsidRPr="00AF5B88" w:rsidRDefault="00E3225B" w:rsidP="00884910">
            <w:pPr>
              <w:widowControl/>
              <w:jc w:val="center"/>
              <w:rPr>
                <w:rFonts w:ascii="Arial" w:hAnsi="Arial" w:cs="Arial"/>
                <w:color w:val="000000"/>
                <w:kern w:val="0"/>
                <w:sz w:val="22"/>
                <w:szCs w:val="22"/>
              </w:rPr>
            </w:pPr>
            <w:r w:rsidRPr="00F57485">
              <w:rPr>
                <w:rFonts w:ascii="Arial" w:hAnsi="Arial" w:cs="Arial"/>
                <w:color w:val="000000"/>
                <w:kern w:val="0"/>
                <w:sz w:val="22"/>
                <w:szCs w:val="22"/>
              </w:rPr>
              <w:t>Acronyms</w:t>
            </w:r>
            <w:r>
              <w:rPr>
                <w:rFonts w:ascii="Arial" w:hAnsi="Arial" w:cs="Arial" w:hint="eastAsia"/>
                <w:color w:val="000000"/>
                <w:kern w:val="0"/>
                <w:sz w:val="22"/>
                <w:szCs w:val="22"/>
              </w:rPr>
              <w:t xml:space="preserve"> Introduction</w:t>
            </w:r>
          </w:p>
        </w:tc>
      </w:tr>
      <w:tr w:rsidR="00E3225B" w:rsidRPr="00AF5B88" w:rsidTr="00884910">
        <w:trPr>
          <w:trHeight w:val="285"/>
        </w:trPr>
        <w:tc>
          <w:tcPr>
            <w:tcW w:w="1439" w:type="dxa"/>
            <w:tcBorders>
              <w:top w:val="nil"/>
              <w:left w:val="single" w:sz="4" w:space="0" w:color="auto"/>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N</w:t>
            </w:r>
            <w:r w:rsidRPr="00AF5B88">
              <w:rPr>
                <w:rFonts w:ascii="Arial" w:hAnsi="Arial" w:cs="Arial"/>
                <w:color w:val="000000"/>
                <w:kern w:val="0"/>
                <w:sz w:val="22"/>
                <w:szCs w:val="22"/>
              </w:rPr>
              <w:t>ame</w:t>
            </w:r>
          </w:p>
        </w:tc>
        <w:tc>
          <w:tcPr>
            <w:tcW w:w="2429"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Full name</w:t>
            </w:r>
          </w:p>
        </w:tc>
        <w:tc>
          <w:tcPr>
            <w:tcW w:w="3343"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sidRPr="00AF5B88">
              <w:rPr>
                <w:rFonts w:ascii="Arial" w:hAnsi="Arial" w:cs="Arial"/>
                <w:color w:val="000000"/>
                <w:kern w:val="0"/>
                <w:sz w:val="22"/>
                <w:szCs w:val="22"/>
              </w:rPr>
              <w:t>Description</w:t>
            </w:r>
          </w:p>
        </w:tc>
      </w:tr>
      <w:tr w:rsidR="00E3225B" w:rsidRPr="00AF5B88" w:rsidTr="00884910">
        <w:trPr>
          <w:trHeight w:val="285"/>
        </w:trPr>
        <w:tc>
          <w:tcPr>
            <w:tcW w:w="1439" w:type="dxa"/>
            <w:tcBorders>
              <w:top w:val="nil"/>
              <w:left w:val="single" w:sz="4" w:space="0" w:color="auto"/>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ATE</w:t>
            </w:r>
          </w:p>
        </w:tc>
        <w:tc>
          <w:tcPr>
            <w:tcW w:w="2429"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Auto Test Equipment</w:t>
            </w:r>
          </w:p>
        </w:tc>
        <w:tc>
          <w:tcPr>
            <w:tcW w:w="3343"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p>
        </w:tc>
      </w:tr>
      <w:tr w:rsidR="00E3225B" w:rsidRPr="00AF5B88" w:rsidTr="00884910">
        <w:trPr>
          <w:trHeight w:val="285"/>
        </w:trPr>
        <w:tc>
          <w:tcPr>
            <w:tcW w:w="1439" w:type="dxa"/>
            <w:tcBorders>
              <w:top w:val="nil"/>
              <w:left w:val="single" w:sz="4" w:space="0" w:color="auto"/>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WS</w:t>
            </w:r>
          </w:p>
        </w:tc>
        <w:tc>
          <w:tcPr>
            <w:tcW w:w="2429"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Wafer Sort</w:t>
            </w:r>
          </w:p>
        </w:tc>
        <w:tc>
          <w:tcPr>
            <w:tcW w:w="3343"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p>
        </w:tc>
      </w:tr>
      <w:tr w:rsidR="00E3225B" w:rsidRPr="00AF5B88" w:rsidTr="00884910">
        <w:trPr>
          <w:trHeight w:val="285"/>
        </w:trPr>
        <w:tc>
          <w:tcPr>
            <w:tcW w:w="1439" w:type="dxa"/>
            <w:tcBorders>
              <w:top w:val="nil"/>
              <w:left w:val="single" w:sz="4" w:space="0" w:color="auto"/>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FT</w:t>
            </w:r>
          </w:p>
        </w:tc>
        <w:tc>
          <w:tcPr>
            <w:tcW w:w="2429"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Final Test</w:t>
            </w:r>
          </w:p>
        </w:tc>
        <w:tc>
          <w:tcPr>
            <w:tcW w:w="3343"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p>
        </w:tc>
      </w:tr>
      <w:tr w:rsidR="00E3225B" w:rsidRPr="00AF5B88" w:rsidTr="00884910">
        <w:trPr>
          <w:trHeight w:val="285"/>
        </w:trPr>
        <w:tc>
          <w:tcPr>
            <w:tcW w:w="1439" w:type="dxa"/>
            <w:tcBorders>
              <w:top w:val="nil"/>
              <w:left w:val="single" w:sz="4" w:space="0" w:color="auto"/>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AWG</w:t>
            </w:r>
          </w:p>
        </w:tc>
        <w:tc>
          <w:tcPr>
            <w:tcW w:w="2429"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Analog Waveform Generator</w:t>
            </w:r>
          </w:p>
        </w:tc>
        <w:tc>
          <w:tcPr>
            <w:tcW w:w="3343"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p>
        </w:tc>
      </w:tr>
      <w:tr w:rsidR="00E3225B" w:rsidRPr="00AF5B88" w:rsidTr="00884910">
        <w:trPr>
          <w:trHeight w:val="285"/>
        </w:trPr>
        <w:tc>
          <w:tcPr>
            <w:tcW w:w="1439" w:type="dxa"/>
            <w:tcBorders>
              <w:top w:val="nil"/>
              <w:left w:val="single" w:sz="4" w:space="0" w:color="auto"/>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DPS</w:t>
            </w:r>
          </w:p>
        </w:tc>
        <w:tc>
          <w:tcPr>
            <w:tcW w:w="2429"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D</w:t>
            </w:r>
            <w:r>
              <w:rPr>
                <w:rFonts w:ascii="Arial" w:hAnsi="Arial" w:cs="Arial"/>
                <w:color w:val="000000"/>
                <w:kern w:val="0"/>
                <w:sz w:val="22"/>
                <w:szCs w:val="22"/>
              </w:rPr>
              <w:t xml:space="preserve">evice </w:t>
            </w:r>
            <w:r>
              <w:rPr>
                <w:rFonts w:ascii="Arial" w:hAnsi="Arial" w:cs="Arial" w:hint="eastAsia"/>
                <w:color w:val="000000"/>
                <w:kern w:val="0"/>
                <w:sz w:val="22"/>
                <w:szCs w:val="22"/>
              </w:rPr>
              <w:t>P</w:t>
            </w:r>
            <w:r>
              <w:rPr>
                <w:rFonts w:ascii="Arial" w:hAnsi="Arial" w:cs="Arial"/>
                <w:color w:val="000000"/>
                <w:kern w:val="0"/>
                <w:sz w:val="22"/>
                <w:szCs w:val="22"/>
              </w:rPr>
              <w:t xml:space="preserve">ower </w:t>
            </w:r>
            <w:r>
              <w:rPr>
                <w:rFonts w:ascii="Arial" w:hAnsi="Arial" w:cs="Arial" w:hint="eastAsia"/>
                <w:color w:val="000000"/>
                <w:kern w:val="0"/>
                <w:sz w:val="22"/>
                <w:szCs w:val="22"/>
              </w:rPr>
              <w:t>S</w:t>
            </w:r>
            <w:r w:rsidRPr="00837CBA">
              <w:rPr>
                <w:rFonts w:ascii="Arial" w:hAnsi="Arial" w:cs="Arial"/>
                <w:color w:val="000000"/>
                <w:kern w:val="0"/>
                <w:sz w:val="22"/>
                <w:szCs w:val="22"/>
              </w:rPr>
              <w:t>upply</w:t>
            </w:r>
          </w:p>
        </w:tc>
        <w:tc>
          <w:tcPr>
            <w:tcW w:w="3343"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p>
        </w:tc>
      </w:tr>
      <w:tr w:rsidR="00E3225B" w:rsidRPr="00AF5B88" w:rsidTr="00884910">
        <w:trPr>
          <w:trHeight w:val="285"/>
        </w:trPr>
        <w:tc>
          <w:tcPr>
            <w:tcW w:w="1439" w:type="dxa"/>
            <w:tcBorders>
              <w:top w:val="nil"/>
              <w:left w:val="single" w:sz="4" w:space="0" w:color="auto"/>
              <w:bottom w:val="single" w:sz="4" w:space="0" w:color="auto"/>
              <w:right w:val="single" w:sz="4" w:space="0" w:color="auto"/>
            </w:tcBorders>
            <w:shd w:val="clear" w:color="auto" w:fill="auto"/>
            <w:noWrap/>
            <w:vAlign w:val="center"/>
            <w:hideMark/>
          </w:tcPr>
          <w:p w:rsidR="00E3225B" w:rsidRPr="00AF5B88" w:rsidRDefault="006E00A9"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DUT</w:t>
            </w:r>
          </w:p>
        </w:tc>
        <w:tc>
          <w:tcPr>
            <w:tcW w:w="2429" w:type="dxa"/>
            <w:tcBorders>
              <w:top w:val="nil"/>
              <w:left w:val="nil"/>
              <w:bottom w:val="single" w:sz="4" w:space="0" w:color="auto"/>
              <w:right w:val="single" w:sz="4" w:space="0" w:color="auto"/>
            </w:tcBorders>
            <w:shd w:val="clear" w:color="auto" w:fill="auto"/>
            <w:noWrap/>
            <w:vAlign w:val="center"/>
            <w:hideMark/>
          </w:tcPr>
          <w:p w:rsidR="00E3225B" w:rsidRPr="00AF5B88" w:rsidRDefault="006E00A9" w:rsidP="00884910">
            <w:pPr>
              <w:widowControl/>
              <w:jc w:val="left"/>
              <w:rPr>
                <w:rFonts w:ascii="Arial" w:hAnsi="Arial" w:cs="Arial"/>
                <w:color w:val="000000"/>
                <w:kern w:val="0"/>
                <w:sz w:val="22"/>
                <w:szCs w:val="22"/>
              </w:rPr>
            </w:pPr>
            <w:r>
              <w:rPr>
                <w:rFonts w:ascii="Arial" w:hAnsi="Arial" w:cs="Arial"/>
                <w:color w:val="000000"/>
                <w:kern w:val="0"/>
                <w:sz w:val="22"/>
                <w:szCs w:val="22"/>
              </w:rPr>
              <w:t>D</w:t>
            </w:r>
            <w:r>
              <w:rPr>
                <w:rFonts w:ascii="Arial" w:hAnsi="Arial" w:cs="Arial" w:hint="eastAsia"/>
                <w:color w:val="000000"/>
                <w:kern w:val="0"/>
                <w:sz w:val="22"/>
                <w:szCs w:val="22"/>
              </w:rPr>
              <w:t>evice Under Test</w:t>
            </w:r>
          </w:p>
        </w:tc>
        <w:tc>
          <w:tcPr>
            <w:tcW w:w="3343" w:type="dxa"/>
            <w:tcBorders>
              <w:top w:val="nil"/>
              <w:left w:val="nil"/>
              <w:bottom w:val="single" w:sz="4" w:space="0" w:color="auto"/>
              <w:right w:val="single" w:sz="4" w:space="0" w:color="auto"/>
            </w:tcBorders>
            <w:shd w:val="clear" w:color="auto" w:fill="auto"/>
            <w:noWrap/>
            <w:vAlign w:val="center"/>
            <w:hideMark/>
          </w:tcPr>
          <w:p w:rsidR="00E3225B" w:rsidRPr="00AF5B88" w:rsidRDefault="00406D28" w:rsidP="00884910">
            <w:pPr>
              <w:widowControl/>
              <w:jc w:val="left"/>
              <w:rPr>
                <w:rFonts w:ascii="Arial" w:hAnsi="Arial" w:cs="Arial"/>
                <w:color w:val="000000"/>
                <w:kern w:val="0"/>
                <w:sz w:val="22"/>
                <w:szCs w:val="22"/>
              </w:rPr>
            </w:pPr>
            <w:r>
              <w:rPr>
                <w:rFonts w:ascii="Arial" w:hAnsi="Arial" w:cs="Arial" w:hint="eastAsia"/>
                <w:color w:val="000000"/>
                <w:kern w:val="0"/>
                <w:sz w:val="22"/>
                <w:szCs w:val="22"/>
              </w:rPr>
              <w:t>D</w:t>
            </w:r>
            <w:r w:rsidR="006E00A9">
              <w:rPr>
                <w:rFonts w:ascii="Arial" w:hAnsi="Arial" w:cs="Arial"/>
                <w:color w:val="000000"/>
                <w:kern w:val="0"/>
                <w:sz w:val="22"/>
                <w:szCs w:val="22"/>
              </w:rPr>
              <w:t>ie in the WS, pa</w:t>
            </w:r>
            <w:r w:rsidR="00211AE4">
              <w:rPr>
                <w:rFonts w:ascii="Arial" w:hAnsi="Arial" w:cs="Arial" w:hint="eastAsia"/>
                <w:color w:val="000000"/>
                <w:kern w:val="0"/>
                <w:sz w:val="22"/>
                <w:szCs w:val="22"/>
              </w:rPr>
              <w:t>c</w:t>
            </w:r>
            <w:r w:rsidR="006E00A9">
              <w:rPr>
                <w:rFonts w:ascii="Arial" w:hAnsi="Arial" w:cs="Arial"/>
                <w:color w:val="000000"/>
                <w:kern w:val="0"/>
                <w:sz w:val="22"/>
                <w:szCs w:val="22"/>
              </w:rPr>
              <w:t>kaged chip in the FT</w:t>
            </w:r>
          </w:p>
        </w:tc>
      </w:tr>
      <w:tr w:rsidR="00E3225B" w:rsidTr="00884910">
        <w:trPr>
          <w:trHeight w:val="285"/>
        </w:trPr>
        <w:tc>
          <w:tcPr>
            <w:tcW w:w="1439" w:type="dxa"/>
            <w:tcBorders>
              <w:top w:val="nil"/>
              <w:left w:val="single" w:sz="4" w:space="0" w:color="auto"/>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p>
        </w:tc>
        <w:tc>
          <w:tcPr>
            <w:tcW w:w="2429" w:type="dxa"/>
            <w:tcBorders>
              <w:top w:val="nil"/>
              <w:left w:val="nil"/>
              <w:bottom w:val="single" w:sz="4" w:space="0" w:color="auto"/>
              <w:right w:val="single" w:sz="4" w:space="0" w:color="auto"/>
            </w:tcBorders>
            <w:shd w:val="clear" w:color="auto" w:fill="auto"/>
            <w:noWrap/>
            <w:vAlign w:val="center"/>
            <w:hideMark/>
          </w:tcPr>
          <w:p w:rsidR="00E3225B" w:rsidRPr="00AF5B88" w:rsidRDefault="00E3225B" w:rsidP="00884910">
            <w:pPr>
              <w:widowControl/>
              <w:jc w:val="left"/>
              <w:rPr>
                <w:rFonts w:ascii="Arial" w:hAnsi="Arial" w:cs="Arial"/>
                <w:color w:val="000000"/>
                <w:kern w:val="0"/>
                <w:sz w:val="22"/>
                <w:szCs w:val="22"/>
              </w:rPr>
            </w:pPr>
          </w:p>
        </w:tc>
        <w:tc>
          <w:tcPr>
            <w:tcW w:w="3343" w:type="dxa"/>
            <w:tcBorders>
              <w:top w:val="nil"/>
              <w:left w:val="nil"/>
              <w:bottom w:val="single" w:sz="4" w:space="0" w:color="auto"/>
              <w:right w:val="single" w:sz="4" w:space="0" w:color="auto"/>
            </w:tcBorders>
            <w:shd w:val="clear" w:color="auto" w:fill="auto"/>
            <w:noWrap/>
            <w:vAlign w:val="center"/>
            <w:hideMark/>
          </w:tcPr>
          <w:p w:rsidR="00E3225B" w:rsidRDefault="00E3225B" w:rsidP="00884910">
            <w:pPr>
              <w:widowControl/>
              <w:jc w:val="left"/>
              <w:rPr>
                <w:rFonts w:ascii="Arial" w:hAnsi="Arial" w:cs="Arial"/>
                <w:color w:val="000000"/>
                <w:kern w:val="0"/>
                <w:sz w:val="22"/>
                <w:szCs w:val="22"/>
              </w:rPr>
            </w:pPr>
          </w:p>
        </w:tc>
      </w:tr>
    </w:tbl>
    <w:p w:rsidR="00FD164D" w:rsidRPr="000334B4" w:rsidRDefault="000334B4" w:rsidP="000334B4">
      <w:pPr>
        <w:pStyle w:val="af"/>
        <w:rPr>
          <w:rFonts w:ascii="Arial" w:hAnsi="Arial" w:cs="Arial"/>
        </w:rPr>
      </w:pPr>
      <w:r w:rsidRPr="000334B4">
        <w:rPr>
          <w:rFonts w:ascii="Arial" w:hAnsi="Arial" w:cs="Arial"/>
        </w:rPr>
        <w:t xml:space="preserve">Table </w:t>
      </w:r>
      <w:r w:rsidR="00074B78" w:rsidRPr="000334B4">
        <w:rPr>
          <w:rFonts w:ascii="Arial" w:hAnsi="Arial" w:cs="Arial"/>
        </w:rPr>
        <w:fldChar w:fldCharType="begin"/>
      </w:r>
      <w:r w:rsidRPr="000334B4">
        <w:rPr>
          <w:rFonts w:ascii="Arial" w:hAnsi="Arial" w:cs="Arial"/>
        </w:rPr>
        <w:instrText xml:space="preserve"> SEQ Table \* ARABIC </w:instrText>
      </w:r>
      <w:r w:rsidR="00074B78" w:rsidRPr="000334B4">
        <w:rPr>
          <w:rFonts w:ascii="Arial" w:hAnsi="Arial" w:cs="Arial"/>
        </w:rPr>
        <w:fldChar w:fldCharType="separate"/>
      </w:r>
      <w:r w:rsidR="006F0941">
        <w:rPr>
          <w:rFonts w:ascii="Arial" w:hAnsi="Arial" w:cs="Arial"/>
          <w:noProof/>
        </w:rPr>
        <w:t>1</w:t>
      </w:r>
      <w:r w:rsidR="00074B78" w:rsidRPr="000334B4">
        <w:rPr>
          <w:rFonts w:ascii="Arial" w:hAnsi="Arial" w:cs="Arial"/>
        </w:rPr>
        <w:fldChar w:fldCharType="end"/>
      </w:r>
    </w:p>
    <w:p w:rsidR="00E3225B" w:rsidRPr="003F74D7" w:rsidRDefault="00E3225B" w:rsidP="00CD7FCC">
      <w:pPr>
        <w:pStyle w:val="aa"/>
        <w:spacing w:before="156" w:after="156"/>
        <w:ind w:firstLineChars="0" w:firstLine="0"/>
        <w:rPr>
          <w:rFonts w:ascii="Arial" w:hAnsi="Arial" w:cs="Arial"/>
        </w:rPr>
      </w:pPr>
    </w:p>
    <w:p w:rsidR="00CD7FCC" w:rsidRPr="003F74D7" w:rsidRDefault="00CD7FCC" w:rsidP="00B65EE3">
      <w:pPr>
        <w:pStyle w:val="1"/>
      </w:pPr>
      <w:bookmarkStart w:id="1" w:name="_Toc491167883"/>
      <w:r w:rsidRPr="003F74D7">
        <w:t>ATE Requirement</w:t>
      </w:r>
      <w:bookmarkEnd w:id="1"/>
    </w:p>
    <w:p w:rsidR="005F4A17" w:rsidRPr="008002BB" w:rsidRDefault="00A05FC4" w:rsidP="008002BB">
      <w:pPr>
        <w:pStyle w:val="aa"/>
        <w:spacing w:before="156" w:after="156"/>
        <w:ind w:firstLineChars="0" w:firstLine="0"/>
        <w:rPr>
          <w:rFonts w:ascii="Arial" w:hAnsi="Arial" w:cs="Arial"/>
        </w:rPr>
      </w:pPr>
      <w:r>
        <w:rPr>
          <w:rFonts w:ascii="Arial" w:hAnsi="Arial" w:cs="Arial" w:hint="eastAsia"/>
        </w:rPr>
        <w:t>Device</w:t>
      </w:r>
      <w:r>
        <w:rPr>
          <w:rFonts w:ascii="Arial" w:hAnsi="Arial" w:cs="Arial"/>
        </w:rPr>
        <w:t xml:space="preserve"> information:</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2"/>
        <w:gridCol w:w="2976"/>
        <w:gridCol w:w="2977"/>
      </w:tblGrid>
      <w:tr w:rsidR="005F4A17" w:rsidRPr="001E50A5" w:rsidTr="00251209">
        <w:tc>
          <w:tcPr>
            <w:tcW w:w="2802" w:type="dxa"/>
          </w:tcPr>
          <w:p w:rsidR="005F4A17" w:rsidRPr="001E50A5" w:rsidRDefault="005F4A17" w:rsidP="001E50A5">
            <w:pPr>
              <w:pStyle w:val="aa"/>
              <w:spacing w:before="156" w:after="156"/>
              <w:ind w:firstLineChars="0" w:firstLine="0"/>
              <w:rPr>
                <w:rFonts w:ascii="Arial" w:hAnsi="Arial" w:cs="Arial"/>
              </w:rPr>
            </w:pPr>
          </w:p>
        </w:tc>
        <w:tc>
          <w:tcPr>
            <w:tcW w:w="2976" w:type="dxa"/>
          </w:tcPr>
          <w:p w:rsidR="005F4A17" w:rsidRPr="001E50A5" w:rsidRDefault="005F4A17" w:rsidP="001E50A5">
            <w:pPr>
              <w:pStyle w:val="aa"/>
              <w:spacing w:before="156" w:after="156"/>
              <w:ind w:firstLineChars="0" w:firstLine="0"/>
              <w:rPr>
                <w:rFonts w:ascii="Arial" w:hAnsi="Arial" w:cs="Arial"/>
              </w:rPr>
            </w:pPr>
            <w:r w:rsidRPr="001E50A5">
              <w:rPr>
                <w:rFonts w:ascii="Arial" w:hAnsi="Arial" w:cs="Arial"/>
              </w:rPr>
              <w:t>Single Site</w:t>
            </w:r>
          </w:p>
          <w:p w:rsidR="005F4A17" w:rsidRPr="001E50A5" w:rsidRDefault="005F4A17" w:rsidP="001E50A5">
            <w:pPr>
              <w:pStyle w:val="aa"/>
              <w:spacing w:before="156" w:after="156"/>
              <w:ind w:firstLineChars="0" w:firstLine="0"/>
              <w:rPr>
                <w:rFonts w:ascii="Arial" w:hAnsi="Arial" w:cs="Arial"/>
              </w:rPr>
            </w:pPr>
            <w:r w:rsidRPr="001E50A5">
              <w:rPr>
                <w:rFonts w:ascii="Arial" w:hAnsi="Arial" w:cs="Arial"/>
              </w:rPr>
              <w:t xml:space="preserve">( WS or FT ) </w:t>
            </w:r>
          </w:p>
        </w:tc>
        <w:tc>
          <w:tcPr>
            <w:tcW w:w="2977" w:type="dxa"/>
          </w:tcPr>
          <w:p w:rsidR="005F4A17" w:rsidRPr="001E50A5" w:rsidRDefault="00D94A08" w:rsidP="001E50A5">
            <w:pPr>
              <w:pStyle w:val="aa"/>
              <w:spacing w:before="156" w:after="156"/>
              <w:ind w:firstLineChars="0" w:firstLine="0"/>
              <w:rPr>
                <w:rFonts w:ascii="Arial" w:hAnsi="Arial" w:cs="Arial"/>
              </w:rPr>
            </w:pPr>
            <w:r>
              <w:rPr>
                <w:rFonts w:ascii="Arial" w:hAnsi="Arial" w:cs="Arial"/>
              </w:rPr>
              <w:t xml:space="preserve"> </w:t>
            </w:r>
            <w:r w:rsidR="00D94D85">
              <w:rPr>
                <w:rFonts w:ascii="Arial" w:hAnsi="Arial" w:cs="Arial"/>
              </w:rPr>
              <w:t>Multi-</w:t>
            </w:r>
            <w:r w:rsidR="005F4A17" w:rsidRPr="001E50A5">
              <w:rPr>
                <w:rFonts w:ascii="Arial" w:hAnsi="Arial" w:cs="Arial"/>
              </w:rPr>
              <w:t>Site</w:t>
            </w:r>
          </w:p>
          <w:p w:rsidR="005F4A17" w:rsidRPr="001E50A5" w:rsidRDefault="005F4A17" w:rsidP="001E50A5">
            <w:pPr>
              <w:pStyle w:val="aa"/>
              <w:spacing w:before="156" w:after="156"/>
              <w:ind w:firstLineChars="0" w:firstLine="0"/>
              <w:rPr>
                <w:rFonts w:ascii="Arial" w:hAnsi="Arial" w:cs="Arial"/>
              </w:rPr>
            </w:pPr>
            <w:r w:rsidRPr="001E50A5">
              <w:rPr>
                <w:rFonts w:ascii="Arial" w:hAnsi="Arial" w:cs="Arial"/>
              </w:rPr>
              <w:t>( WS or FT )</w:t>
            </w:r>
          </w:p>
        </w:tc>
      </w:tr>
      <w:tr w:rsidR="005F4A17" w:rsidRPr="001E50A5" w:rsidTr="00251209">
        <w:tc>
          <w:tcPr>
            <w:tcW w:w="2802" w:type="dxa"/>
          </w:tcPr>
          <w:p w:rsidR="005F4A17" w:rsidRPr="001E50A5" w:rsidRDefault="005F4A17" w:rsidP="001E50A5">
            <w:pPr>
              <w:pStyle w:val="aa"/>
              <w:spacing w:before="156" w:after="156"/>
              <w:ind w:firstLineChars="0" w:firstLine="0"/>
              <w:rPr>
                <w:rFonts w:ascii="Arial" w:hAnsi="Arial" w:cs="Arial"/>
              </w:rPr>
            </w:pPr>
            <w:r w:rsidRPr="001E50A5">
              <w:rPr>
                <w:rFonts w:ascii="Arial" w:hAnsi="Arial" w:cs="Arial"/>
              </w:rPr>
              <w:t>Digital Channel</w:t>
            </w:r>
          </w:p>
        </w:tc>
        <w:tc>
          <w:tcPr>
            <w:tcW w:w="2976" w:type="dxa"/>
          </w:tcPr>
          <w:p w:rsidR="005F4A17" w:rsidRPr="001E50A5" w:rsidRDefault="005F4A17" w:rsidP="002A58D1">
            <w:pPr>
              <w:pStyle w:val="aa"/>
              <w:spacing w:before="156" w:after="156"/>
              <w:ind w:firstLineChars="0" w:firstLine="0"/>
              <w:rPr>
                <w:rFonts w:ascii="Arial" w:hAnsi="Arial" w:cs="Arial"/>
                <w:b/>
                <w:color w:val="FF0000"/>
              </w:rPr>
            </w:pPr>
          </w:p>
        </w:tc>
        <w:tc>
          <w:tcPr>
            <w:tcW w:w="2977" w:type="dxa"/>
          </w:tcPr>
          <w:p w:rsidR="005F4A17" w:rsidRPr="001E50A5" w:rsidRDefault="005F4A17" w:rsidP="001E50A5">
            <w:pPr>
              <w:pStyle w:val="aa"/>
              <w:spacing w:before="156" w:after="156"/>
              <w:ind w:firstLineChars="0" w:firstLine="0"/>
              <w:rPr>
                <w:rFonts w:ascii="Arial" w:hAnsi="Arial" w:cs="Arial"/>
              </w:rPr>
            </w:pPr>
          </w:p>
        </w:tc>
      </w:tr>
      <w:tr w:rsidR="005F4A17" w:rsidRPr="001E50A5" w:rsidTr="00251209">
        <w:tc>
          <w:tcPr>
            <w:tcW w:w="2802" w:type="dxa"/>
          </w:tcPr>
          <w:p w:rsidR="005F4A17" w:rsidRPr="001E50A5" w:rsidRDefault="005F4A17" w:rsidP="001E50A5">
            <w:pPr>
              <w:pStyle w:val="aa"/>
              <w:spacing w:before="156" w:after="156"/>
              <w:ind w:firstLineChars="0" w:firstLine="0"/>
              <w:rPr>
                <w:rFonts w:ascii="Arial" w:hAnsi="Arial" w:cs="Arial"/>
              </w:rPr>
            </w:pPr>
            <w:r w:rsidRPr="001E50A5">
              <w:rPr>
                <w:rFonts w:ascii="Arial" w:hAnsi="Arial" w:cs="Arial"/>
              </w:rPr>
              <w:t>Power Supply:</w:t>
            </w:r>
          </w:p>
          <w:p w:rsidR="00E158F8" w:rsidRPr="001E50A5" w:rsidRDefault="003431D5" w:rsidP="003431D5">
            <w:pPr>
              <w:pStyle w:val="aa"/>
              <w:spacing w:before="156" w:after="156"/>
              <w:ind w:firstLineChars="0" w:firstLine="0"/>
              <w:rPr>
                <w:rFonts w:ascii="Arial" w:hAnsi="Arial" w:cs="Arial"/>
              </w:rPr>
            </w:pPr>
            <w:r w:rsidRPr="001E50A5">
              <w:rPr>
                <w:rFonts w:ascii="Arial" w:hAnsi="Arial" w:cs="Arial" w:hint="eastAsia"/>
              </w:rPr>
              <w:t xml:space="preserve"> </w:t>
            </w:r>
          </w:p>
        </w:tc>
        <w:tc>
          <w:tcPr>
            <w:tcW w:w="2976" w:type="dxa"/>
          </w:tcPr>
          <w:p w:rsidR="005F4A17" w:rsidRDefault="00A95499" w:rsidP="001E50A5">
            <w:pPr>
              <w:pStyle w:val="aa"/>
              <w:spacing w:before="156" w:after="156"/>
              <w:ind w:firstLineChars="0" w:firstLine="0"/>
              <w:rPr>
                <w:rFonts w:ascii="Arial" w:hAnsi="Arial" w:cs="Arial"/>
              </w:rPr>
            </w:pPr>
            <w:r>
              <w:rPr>
                <w:rFonts w:ascii="Arial" w:hAnsi="Arial" w:cs="Arial"/>
              </w:rPr>
              <w:t>VDD</w:t>
            </w:r>
            <w:r w:rsidR="007A4DC8">
              <w:rPr>
                <w:rFonts w:ascii="Arial" w:hAnsi="Arial" w:cs="Arial"/>
              </w:rPr>
              <w:t>:</w:t>
            </w:r>
            <w:r w:rsidR="00251209">
              <w:rPr>
                <w:rFonts w:ascii="Arial" w:hAnsi="Arial" w:cs="Arial"/>
              </w:rPr>
              <w:t xml:space="preserve"> digital</w:t>
            </w:r>
            <w:r w:rsidR="007A4DC8">
              <w:rPr>
                <w:rFonts w:ascii="Arial" w:hAnsi="Arial" w:cs="Arial"/>
              </w:rPr>
              <w:t xml:space="preserve"> 1.</w:t>
            </w:r>
            <w:r>
              <w:rPr>
                <w:rFonts w:ascii="Arial" w:hAnsi="Arial" w:cs="Arial" w:hint="eastAsia"/>
              </w:rPr>
              <w:t>15</w:t>
            </w:r>
            <w:r w:rsidR="007A4DC8">
              <w:rPr>
                <w:rFonts w:ascii="Arial" w:hAnsi="Arial" w:cs="Arial"/>
              </w:rPr>
              <w:t>v</w:t>
            </w:r>
          </w:p>
          <w:p w:rsidR="00A95499" w:rsidRDefault="00A95499" w:rsidP="001E50A5">
            <w:pPr>
              <w:pStyle w:val="aa"/>
              <w:spacing w:before="156" w:after="156"/>
              <w:ind w:firstLineChars="0" w:firstLine="0"/>
              <w:rPr>
                <w:rFonts w:ascii="Arial" w:hAnsi="Arial" w:cs="Arial"/>
              </w:rPr>
            </w:pPr>
            <w:r>
              <w:rPr>
                <w:rFonts w:ascii="Arial" w:hAnsi="Arial" w:cs="Arial" w:hint="eastAsia"/>
              </w:rPr>
              <w:t xml:space="preserve">VDDCA9: </w:t>
            </w:r>
            <w:r>
              <w:rPr>
                <w:rFonts w:ascii="Arial" w:hAnsi="Arial" w:cs="Arial"/>
              </w:rPr>
              <w:t>digital 1.</w:t>
            </w:r>
            <w:r>
              <w:rPr>
                <w:rFonts w:ascii="Arial" w:hAnsi="Arial" w:cs="Arial" w:hint="eastAsia"/>
              </w:rPr>
              <w:t>15</w:t>
            </w:r>
            <w:r>
              <w:rPr>
                <w:rFonts w:ascii="Arial" w:hAnsi="Arial" w:cs="Arial"/>
              </w:rPr>
              <w:t>v</w:t>
            </w:r>
          </w:p>
          <w:p w:rsidR="00A95499" w:rsidRDefault="00A95499" w:rsidP="00A95499">
            <w:pPr>
              <w:pStyle w:val="aa"/>
              <w:spacing w:before="156" w:after="156"/>
              <w:ind w:firstLineChars="0" w:firstLine="0"/>
              <w:rPr>
                <w:rFonts w:ascii="Arial" w:hAnsi="Arial" w:cs="Arial"/>
              </w:rPr>
            </w:pPr>
            <w:r>
              <w:rPr>
                <w:rFonts w:ascii="Arial" w:hAnsi="Arial" w:cs="Arial" w:hint="eastAsia"/>
              </w:rPr>
              <w:t xml:space="preserve">VDDCA9_SOC: </w:t>
            </w:r>
            <w:r>
              <w:rPr>
                <w:rFonts w:ascii="Arial" w:hAnsi="Arial" w:cs="Arial"/>
              </w:rPr>
              <w:t>digital 1.</w:t>
            </w:r>
            <w:r>
              <w:rPr>
                <w:rFonts w:ascii="Arial" w:hAnsi="Arial" w:cs="Arial" w:hint="eastAsia"/>
              </w:rPr>
              <w:t>15</w:t>
            </w:r>
            <w:r>
              <w:rPr>
                <w:rFonts w:ascii="Arial" w:hAnsi="Arial" w:cs="Arial"/>
              </w:rPr>
              <w:t>v</w:t>
            </w:r>
          </w:p>
          <w:p w:rsidR="00A95499" w:rsidRDefault="00790DA0" w:rsidP="001E50A5">
            <w:pPr>
              <w:pStyle w:val="aa"/>
              <w:spacing w:before="156" w:after="156"/>
              <w:ind w:firstLineChars="0" w:firstLine="0"/>
              <w:rPr>
                <w:rFonts w:ascii="Arial" w:hAnsi="Arial" w:cs="Arial"/>
              </w:rPr>
            </w:pPr>
            <w:r>
              <w:rPr>
                <w:rFonts w:ascii="Arial" w:hAnsi="Arial" w:cs="Arial" w:hint="eastAsia"/>
              </w:rPr>
              <w:t>VDDQ: analog 1.5v/1.35v</w:t>
            </w:r>
          </w:p>
          <w:p w:rsidR="007E06AE" w:rsidRDefault="00DC56A9" w:rsidP="00DC56A9">
            <w:pPr>
              <w:pStyle w:val="aa"/>
              <w:spacing w:before="156" w:after="156"/>
              <w:ind w:firstLineChars="0" w:firstLine="0"/>
              <w:rPr>
                <w:rFonts w:ascii="Arial" w:hAnsi="Arial" w:cs="Arial"/>
              </w:rPr>
            </w:pPr>
            <w:r>
              <w:rPr>
                <w:rFonts w:ascii="Arial" w:hAnsi="Arial" w:cs="Arial"/>
              </w:rPr>
              <w:t>VDD</w:t>
            </w:r>
            <w:r w:rsidR="00FB06D8">
              <w:rPr>
                <w:rFonts w:ascii="Arial" w:hAnsi="Arial" w:cs="Arial"/>
              </w:rPr>
              <w:t>18</w:t>
            </w:r>
            <w:r w:rsidR="00251209">
              <w:rPr>
                <w:rFonts w:ascii="Arial" w:hAnsi="Arial" w:cs="Arial"/>
              </w:rPr>
              <w:t xml:space="preserve">: digital </w:t>
            </w:r>
            <w:r w:rsidR="007C2AFB">
              <w:rPr>
                <w:rFonts w:ascii="Arial" w:hAnsi="Arial" w:cs="Arial"/>
              </w:rPr>
              <w:t>1.8v</w:t>
            </w:r>
          </w:p>
          <w:p w:rsidR="00790DA0" w:rsidRPr="00790DA0" w:rsidRDefault="00790DA0" w:rsidP="00DC56A9">
            <w:pPr>
              <w:pStyle w:val="aa"/>
              <w:spacing w:before="156" w:after="156"/>
              <w:ind w:firstLineChars="0" w:firstLine="0"/>
              <w:rPr>
                <w:rFonts w:ascii="Arial" w:hAnsi="Arial" w:cs="Arial"/>
              </w:rPr>
            </w:pPr>
            <w:r>
              <w:rPr>
                <w:rFonts w:ascii="Arial" w:hAnsi="Arial" w:cs="Arial"/>
              </w:rPr>
              <w:t>VDD</w:t>
            </w:r>
            <w:r>
              <w:rPr>
                <w:rFonts w:ascii="Arial" w:hAnsi="Arial" w:cs="Arial" w:hint="eastAsia"/>
              </w:rPr>
              <w:t>33</w:t>
            </w:r>
            <w:r>
              <w:rPr>
                <w:rFonts w:ascii="Arial" w:hAnsi="Arial" w:cs="Arial"/>
              </w:rPr>
              <w:t xml:space="preserve">: digital </w:t>
            </w:r>
            <w:r>
              <w:rPr>
                <w:rFonts w:ascii="Arial" w:hAnsi="Arial" w:cs="Arial" w:hint="eastAsia"/>
              </w:rPr>
              <w:t>3</w:t>
            </w:r>
            <w:r>
              <w:rPr>
                <w:rFonts w:ascii="Arial" w:hAnsi="Arial" w:cs="Arial"/>
              </w:rPr>
              <w:t>.</w:t>
            </w:r>
            <w:r>
              <w:rPr>
                <w:rFonts w:ascii="Arial" w:hAnsi="Arial" w:cs="Arial" w:hint="eastAsia"/>
              </w:rPr>
              <w:t>3</w:t>
            </w:r>
            <w:r>
              <w:rPr>
                <w:rFonts w:ascii="Arial" w:hAnsi="Arial" w:cs="Arial"/>
              </w:rPr>
              <w:t>v</w:t>
            </w:r>
          </w:p>
          <w:p w:rsidR="00251209" w:rsidRDefault="00790DA0" w:rsidP="001E50A5">
            <w:pPr>
              <w:pStyle w:val="aa"/>
              <w:spacing w:before="156" w:after="156"/>
              <w:ind w:firstLineChars="0" w:firstLine="0"/>
              <w:rPr>
                <w:rFonts w:ascii="Arial" w:hAnsi="Arial" w:cs="Arial"/>
              </w:rPr>
            </w:pPr>
            <w:r>
              <w:rPr>
                <w:rFonts w:ascii="Arial" w:hAnsi="Arial" w:cs="Arial"/>
              </w:rPr>
              <w:t>AVDD</w:t>
            </w:r>
            <w:r w:rsidR="00251209">
              <w:rPr>
                <w:rFonts w:ascii="Arial" w:hAnsi="Arial" w:cs="Arial"/>
              </w:rPr>
              <w:t>2</w:t>
            </w:r>
            <w:r>
              <w:rPr>
                <w:rFonts w:ascii="Arial" w:hAnsi="Arial" w:cs="Arial" w:hint="eastAsia"/>
              </w:rPr>
              <w:t>5</w:t>
            </w:r>
            <w:r>
              <w:rPr>
                <w:rFonts w:ascii="Arial" w:hAnsi="Arial" w:cs="Arial"/>
              </w:rPr>
              <w:t xml:space="preserve">: analog </w:t>
            </w:r>
            <w:r>
              <w:rPr>
                <w:rFonts w:ascii="Arial" w:hAnsi="Arial" w:cs="Arial" w:hint="eastAsia"/>
              </w:rPr>
              <w:t>2</w:t>
            </w:r>
            <w:r>
              <w:rPr>
                <w:rFonts w:ascii="Arial" w:hAnsi="Arial" w:cs="Arial"/>
              </w:rPr>
              <w:t>.</w:t>
            </w:r>
            <w:r>
              <w:rPr>
                <w:rFonts w:ascii="Arial" w:hAnsi="Arial" w:cs="Arial" w:hint="eastAsia"/>
              </w:rPr>
              <w:t>5</w:t>
            </w:r>
            <w:r w:rsidR="00251209">
              <w:rPr>
                <w:rFonts w:ascii="Arial" w:hAnsi="Arial" w:cs="Arial"/>
              </w:rPr>
              <w:t>v</w:t>
            </w:r>
          </w:p>
          <w:p w:rsidR="00396A87" w:rsidRPr="001E50A5" w:rsidRDefault="00396A87" w:rsidP="001E50A5">
            <w:pPr>
              <w:pStyle w:val="aa"/>
              <w:spacing w:before="156" w:after="156"/>
              <w:ind w:firstLineChars="0" w:firstLine="0"/>
              <w:rPr>
                <w:rFonts w:ascii="Arial" w:hAnsi="Arial" w:cs="Arial"/>
              </w:rPr>
            </w:pPr>
            <w:r>
              <w:rPr>
                <w:rFonts w:ascii="Arial" w:hAnsi="Arial" w:cs="Arial" w:hint="eastAsia"/>
              </w:rPr>
              <w:t>HV: 7v for Fuse</w:t>
            </w:r>
          </w:p>
        </w:tc>
        <w:tc>
          <w:tcPr>
            <w:tcW w:w="2977" w:type="dxa"/>
          </w:tcPr>
          <w:p w:rsidR="00396A87" w:rsidRDefault="00396A87" w:rsidP="00396A87">
            <w:pPr>
              <w:pStyle w:val="aa"/>
              <w:spacing w:before="156" w:after="156"/>
              <w:ind w:firstLineChars="0" w:firstLine="0"/>
              <w:rPr>
                <w:rFonts w:ascii="Arial" w:hAnsi="Arial" w:cs="Arial"/>
              </w:rPr>
            </w:pPr>
            <w:r>
              <w:rPr>
                <w:rFonts w:ascii="Arial" w:hAnsi="Arial" w:cs="Arial"/>
              </w:rPr>
              <w:t>VDD: digital 1.</w:t>
            </w:r>
            <w:r>
              <w:rPr>
                <w:rFonts w:ascii="Arial" w:hAnsi="Arial" w:cs="Arial" w:hint="eastAsia"/>
              </w:rPr>
              <w:t>15</w:t>
            </w:r>
            <w:r>
              <w:rPr>
                <w:rFonts w:ascii="Arial" w:hAnsi="Arial" w:cs="Arial"/>
              </w:rPr>
              <w:t>v</w:t>
            </w:r>
          </w:p>
          <w:p w:rsidR="00396A87" w:rsidRDefault="00396A87" w:rsidP="00396A87">
            <w:pPr>
              <w:pStyle w:val="aa"/>
              <w:spacing w:before="156" w:after="156"/>
              <w:ind w:firstLineChars="0" w:firstLine="0"/>
              <w:rPr>
                <w:rFonts w:ascii="Arial" w:hAnsi="Arial" w:cs="Arial"/>
              </w:rPr>
            </w:pPr>
            <w:r>
              <w:rPr>
                <w:rFonts w:ascii="Arial" w:hAnsi="Arial" w:cs="Arial" w:hint="eastAsia"/>
              </w:rPr>
              <w:t xml:space="preserve">VDDCA9: </w:t>
            </w:r>
            <w:r>
              <w:rPr>
                <w:rFonts w:ascii="Arial" w:hAnsi="Arial" w:cs="Arial"/>
              </w:rPr>
              <w:t>digital 1.</w:t>
            </w:r>
            <w:r>
              <w:rPr>
                <w:rFonts w:ascii="Arial" w:hAnsi="Arial" w:cs="Arial" w:hint="eastAsia"/>
              </w:rPr>
              <w:t>15</w:t>
            </w:r>
            <w:r>
              <w:rPr>
                <w:rFonts w:ascii="Arial" w:hAnsi="Arial" w:cs="Arial"/>
              </w:rPr>
              <w:t>v</w:t>
            </w:r>
          </w:p>
          <w:p w:rsidR="00396A87" w:rsidRDefault="00396A87" w:rsidP="00396A87">
            <w:pPr>
              <w:pStyle w:val="aa"/>
              <w:spacing w:before="156" w:after="156"/>
              <w:ind w:firstLineChars="0" w:firstLine="0"/>
              <w:rPr>
                <w:rFonts w:ascii="Arial" w:hAnsi="Arial" w:cs="Arial"/>
              </w:rPr>
            </w:pPr>
            <w:r>
              <w:rPr>
                <w:rFonts w:ascii="Arial" w:hAnsi="Arial" w:cs="Arial" w:hint="eastAsia"/>
              </w:rPr>
              <w:t xml:space="preserve">VDDCA9_SOC: </w:t>
            </w:r>
            <w:r>
              <w:rPr>
                <w:rFonts w:ascii="Arial" w:hAnsi="Arial" w:cs="Arial"/>
              </w:rPr>
              <w:t>digital 1.</w:t>
            </w:r>
            <w:r>
              <w:rPr>
                <w:rFonts w:ascii="Arial" w:hAnsi="Arial" w:cs="Arial" w:hint="eastAsia"/>
              </w:rPr>
              <w:t>15</w:t>
            </w:r>
            <w:r>
              <w:rPr>
                <w:rFonts w:ascii="Arial" w:hAnsi="Arial" w:cs="Arial"/>
              </w:rPr>
              <w:t>v</w:t>
            </w:r>
          </w:p>
          <w:p w:rsidR="00396A87" w:rsidRDefault="00396A87" w:rsidP="00396A87">
            <w:pPr>
              <w:pStyle w:val="aa"/>
              <w:spacing w:before="156" w:after="156"/>
              <w:ind w:firstLineChars="0" w:firstLine="0"/>
              <w:rPr>
                <w:rFonts w:ascii="Arial" w:hAnsi="Arial" w:cs="Arial"/>
              </w:rPr>
            </w:pPr>
            <w:r>
              <w:rPr>
                <w:rFonts w:ascii="Arial" w:hAnsi="Arial" w:cs="Arial" w:hint="eastAsia"/>
              </w:rPr>
              <w:t>VDDQ: analog 1.5v/1.35v</w:t>
            </w:r>
          </w:p>
          <w:p w:rsidR="00396A87" w:rsidRDefault="00396A87" w:rsidP="00396A87">
            <w:pPr>
              <w:pStyle w:val="aa"/>
              <w:spacing w:before="156" w:after="156"/>
              <w:ind w:firstLineChars="0" w:firstLine="0"/>
              <w:rPr>
                <w:rFonts w:ascii="Arial" w:hAnsi="Arial" w:cs="Arial"/>
              </w:rPr>
            </w:pPr>
            <w:r>
              <w:rPr>
                <w:rFonts w:ascii="Arial" w:hAnsi="Arial" w:cs="Arial"/>
              </w:rPr>
              <w:t>VDD18: digital 1.8v</w:t>
            </w:r>
          </w:p>
          <w:p w:rsidR="00396A87" w:rsidRPr="00790DA0" w:rsidRDefault="00396A87" w:rsidP="00396A87">
            <w:pPr>
              <w:pStyle w:val="aa"/>
              <w:spacing w:before="156" w:after="156"/>
              <w:ind w:firstLineChars="0" w:firstLine="0"/>
              <w:rPr>
                <w:rFonts w:ascii="Arial" w:hAnsi="Arial" w:cs="Arial"/>
              </w:rPr>
            </w:pPr>
            <w:r>
              <w:rPr>
                <w:rFonts w:ascii="Arial" w:hAnsi="Arial" w:cs="Arial"/>
              </w:rPr>
              <w:t>VDD</w:t>
            </w:r>
            <w:r>
              <w:rPr>
                <w:rFonts w:ascii="Arial" w:hAnsi="Arial" w:cs="Arial" w:hint="eastAsia"/>
              </w:rPr>
              <w:t>33</w:t>
            </w:r>
            <w:r>
              <w:rPr>
                <w:rFonts w:ascii="Arial" w:hAnsi="Arial" w:cs="Arial"/>
              </w:rPr>
              <w:t xml:space="preserve">: digital </w:t>
            </w:r>
            <w:r>
              <w:rPr>
                <w:rFonts w:ascii="Arial" w:hAnsi="Arial" w:cs="Arial" w:hint="eastAsia"/>
              </w:rPr>
              <w:t>3</w:t>
            </w:r>
            <w:r>
              <w:rPr>
                <w:rFonts w:ascii="Arial" w:hAnsi="Arial" w:cs="Arial"/>
              </w:rPr>
              <w:t>.</w:t>
            </w:r>
            <w:r>
              <w:rPr>
                <w:rFonts w:ascii="Arial" w:hAnsi="Arial" w:cs="Arial" w:hint="eastAsia"/>
              </w:rPr>
              <w:t>3</w:t>
            </w:r>
            <w:r>
              <w:rPr>
                <w:rFonts w:ascii="Arial" w:hAnsi="Arial" w:cs="Arial"/>
              </w:rPr>
              <w:t>v</w:t>
            </w:r>
          </w:p>
          <w:p w:rsidR="00396A87" w:rsidRDefault="00396A87" w:rsidP="00396A87">
            <w:pPr>
              <w:pStyle w:val="aa"/>
              <w:spacing w:before="156" w:after="156"/>
              <w:ind w:firstLineChars="0" w:firstLine="0"/>
              <w:rPr>
                <w:rFonts w:ascii="Arial" w:hAnsi="Arial" w:cs="Arial"/>
              </w:rPr>
            </w:pPr>
            <w:r>
              <w:rPr>
                <w:rFonts w:ascii="Arial" w:hAnsi="Arial" w:cs="Arial"/>
              </w:rPr>
              <w:t>AVDD2</w:t>
            </w:r>
            <w:r>
              <w:rPr>
                <w:rFonts w:ascii="Arial" w:hAnsi="Arial" w:cs="Arial" w:hint="eastAsia"/>
              </w:rPr>
              <w:t>5</w:t>
            </w:r>
            <w:r>
              <w:rPr>
                <w:rFonts w:ascii="Arial" w:hAnsi="Arial" w:cs="Arial"/>
              </w:rPr>
              <w:t xml:space="preserve">: analog </w:t>
            </w:r>
            <w:r>
              <w:rPr>
                <w:rFonts w:ascii="Arial" w:hAnsi="Arial" w:cs="Arial" w:hint="eastAsia"/>
              </w:rPr>
              <w:t>2</w:t>
            </w:r>
            <w:r>
              <w:rPr>
                <w:rFonts w:ascii="Arial" w:hAnsi="Arial" w:cs="Arial"/>
              </w:rPr>
              <w:t>.</w:t>
            </w:r>
            <w:r>
              <w:rPr>
                <w:rFonts w:ascii="Arial" w:hAnsi="Arial" w:cs="Arial" w:hint="eastAsia"/>
              </w:rPr>
              <w:t>5</w:t>
            </w:r>
            <w:r>
              <w:rPr>
                <w:rFonts w:ascii="Arial" w:hAnsi="Arial" w:cs="Arial"/>
              </w:rPr>
              <w:t>v</w:t>
            </w:r>
          </w:p>
          <w:p w:rsidR="005F4A17" w:rsidRPr="001E50A5" w:rsidRDefault="00396A87" w:rsidP="00396A87">
            <w:pPr>
              <w:pStyle w:val="aa"/>
              <w:spacing w:before="156" w:after="156"/>
              <w:ind w:firstLineChars="0" w:firstLine="0"/>
              <w:rPr>
                <w:rFonts w:ascii="Arial" w:hAnsi="Arial" w:cs="Arial"/>
              </w:rPr>
            </w:pPr>
            <w:r>
              <w:rPr>
                <w:rFonts w:ascii="Arial" w:hAnsi="Arial" w:cs="Arial" w:hint="eastAsia"/>
              </w:rPr>
              <w:t>HV: 7v for Fuse</w:t>
            </w:r>
          </w:p>
        </w:tc>
      </w:tr>
      <w:tr w:rsidR="005F4A17" w:rsidRPr="001E50A5" w:rsidTr="00251209">
        <w:tc>
          <w:tcPr>
            <w:tcW w:w="2802" w:type="dxa"/>
          </w:tcPr>
          <w:p w:rsidR="005F4A17" w:rsidRPr="001E50A5" w:rsidRDefault="005F4A17" w:rsidP="001E50A5">
            <w:pPr>
              <w:pStyle w:val="aa"/>
              <w:spacing w:before="156" w:after="156"/>
              <w:ind w:firstLineChars="0" w:firstLine="0"/>
              <w:rPr>
                <w:rFonts w:ascii="Arial" w:hAnsi="Arial" w:cs="Arial"/>
              </w:rPr>
            </w:pPr>
            <w:r w:rsidRPr="001E50A5">
              <w:rPr>
                <w:rFonts w:ascii="Arial" w:hAnsi="Arial" w:cs="Arial"/>
              </w:rPr>
              <w:t xml:space="preserve">Analog Module </w:t>
            </w:r>
          </w:p>
        </w:tc>
        <w:tc>
          <w:tcPr>
            <w:tcW w:w="2976" w:type="dxa"/>
          </w:tcPr>
          <w:p w:rsidR="005F4A17" w:rsidRPr="001E50A5" w:rsidRDefault="00F531F2" w:rsidP="001E50A5">
            <w:pPr>
              <w:pStyle w:val="aa"/>
              <w:spacing w:before="156" w:after="156"/>
              <w:ind w:firstLineChars="0" w:firstLine="0"/>
              <w:rPr>
                <w:rFonts w:ascii="Arial" w:hAnsi="Arial" w:cs="Arial"/>
              </w:rPr>
            </w:pPr>
            <w:r>
              <w:rPr>
                <w:rFonts w:ascii="Arial" w:hAnsi="Arial" w:cs="Arial"/>
              </w:rPr>
              <w:t>NA</w:t>
            </w:r>
          </w:p>
        </w:tc>
        <w:tc>
          <w:tcPr>
            <w:tcW w:w="2977" w:type="dxa"/>
          </w:tcPr>
          <w:p w:rsidR="005F4A17" w:rsidRPr="001E50A5" w:rsidRDefault="00F531F2" w:rsidP="000334B4">
            <w:pPr>
              <w:pStyle w:val="aa"/>
              <w:keepNext/>
              <w:spacing w:before="156" w:after="156"/>
              <w:ind w:firstLineChars="0" w:firstLine="0"/>
              <w:rPr>
                <w:rFonts w:ascii="Arial" w:hAnsi="Arial" w:cs="Arial"/>
              </w:rPr>
            </w:pPr>
            <w:r>
              <w:rPr>
                <w:rFonts w:ascii="Arial" w:hAnsi="Arial" w:cs="Arial"/>
              </w:rPr>
              <w:t>NA</w:t>
            </w:r>
          </w:p>
        </w:tc>
      </w:tr>
    </w:tbl>
    <w:p w:rsidR="00C21526" w:rsidRPr="000334B4" w:rsidRDefault="000334B4" w:rsidP="000334B4">
      <w:pPr>
        <w:pStyle w:val="af"/>
        <w:rPr>
          <w:rFonts w:ascii="Arial" w:hAnsi="Arial" w:cs="Arial"/>
        </w:rPr>
      </w:pPr>
      <w:r w:rsidRPr="000334B4">
        <w:rPr>
          <w:rFonts w:ascii="Arial" w:hAnsi="Arial" w:cs="Arial"/>
        </w:rPr>
        <w:t xml:space="preserve">Table </w:t>
      </w:r>
      <w:r w:rsidR="00074B78" w:rsidRPr="000334B4">
        <w:rPr>
          <w:rFonts w:ascii="Arial" w:hAnsi="Arial" w:cs="Arial"/>
        </w:rPr>
        <w:fldChar w:fldCharType="begin"/>
      </w:r>
      <w:r w:rsidRPr="000334B4">
        <w:rPr>
          <w:rFonts w:ascii="Arial" w:hAnsi="Arial" w:cs="Arial"/>
        </w:rPr>
        <w:instrText xml:space="preserve"> SEQ Table \* ARABIC </w:instrText>
      </w:r>
      <w:r w:rsidR="00074B78" w:rsidRPr="000334B4">
        <w:rPr>
          <w:rFonts w:ascii="Arial" w:hAnsi="Arial" w:cs="Arial"/>
        </w:rPr>
        <w:fldChar w:fldCharType="separate"/>
      </w:r>
      <w:r w:rsidR="006F0941">
        <w:rPr>
          <w:rFonts w:ascii="Arial" w:hAnsi="Arial" w:cs="Arial"/>
          <w:noProof/>
        </w:rPr>
        <w:t>2</w:t>
      </w:r>
      <w:r w:rsidR="00074B78" w:rsidRPr="000334B4">
        <w:rPr>
          <w:rFonts w:ascii="Arial" w:hAnsi="Arial" w:cs="Arial"/>
        </w:rPr>
        <w:fldChar w:fldCharType="end"/>
      </w:r>
    </w:p>
    <w:p w:rsidR="00817FB1" w:rsidRDefault="00F67260" w:rsidP="00D23EBF">
      <w:pPr>
        <w:pStyle w:val="aa"/>
        <w:spacing w:before="156" w:after="156"/>
        <w:ind w:firstLineChars="0" w:firstLine="0"/>
        <w:rPr>
          <w:rFonts w:ascii="Arial" w:hAnsi="Arial" w:cs="Arial"/>
        </w:rPr>
      </w:pPr>
      <w:r>
        <w:rPr>
          <w:rFonts w:ascii="Arial" w:hAnsi="Arial" w:cs="Arial"/>
        </w:rPr>
        <w:t xml:space="preserve">Tester: </w:t>
      </w:r>
    </w:p>
    <w:tbl>
      <w:tblPr>
        <w:tblW w:w="4584" w:type="dxa"/>
        <w:tblInd w:w="2045" w:type="dxa"/>
        <w:tblLook w:val="04A0"/>
      </w:tblPr>
      <w:tblGrid>
        <w:gridCol w:w="2560"/>
        <w:gridCol w:w="2024"/>
      </w:tblGrid>
      <w:tr w:rsidR="00817FB1" w:rsidRPr="00817FB1" w:rsidTr="007677D3">
        <w:trPr>
          <w:trHeight w:val="285"/>
        </w:trPr>
        <w:tc>
          <w:tcPr>
            <w:tcW w:w="4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center"/>
              <w:rPr>
                <w:rFonts w:ascii="Arial" w:hAnsi="Arial" w:cs="Arial"/>
                <w:color w:val="000000"/>
                <w:kern w:val="0"/>
                <w:sz w:val="22"/>
                <w:szCs w:val="22"/>
              </w:rPr>
            </w:pPr>
            <w:r w:rsidRPr="00817FB1">
              <w:rPr>
                <w:rFonts w:ascii="Arial" w:hAnsi="Arial" w:cs="Arial"/>
                <w:color w:val="000000"/>
                <w:kern w:val="0"/>
                <w:sz w:val="22"/>
                <w:szCs w:val="22"/>
              </w:rPr>
              <w:lastRenderedPageBreak/>
              <w:t>specification</w:t>
            </w: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E344D8">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817FB1"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817FB1" w:rsidRPr="00817FB1" w:rsidRDefault="00817FB1" w:rsidP="00817FB1">
            <w:pPr>
              <w:widowControl/>
              <w:jc w:val="left"/>
              <w:rPr>
                <w:rFonts w:ascii="Arial" w:hAnsi="Arial" w:cs="Arial"/>
                <w:color w:val="000000"/>
                <w:kern w:val="0"/>
                <w:sz w:val="22"/>
                <w:szCs w:val="22"/>
              </w:rPr>
            </w:pPr>
          </w:p>
        </w:tc>
      </w:tr>
      <w:tr w:rsidR="00E8532F"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E8532F" w:rsidRPr="00817FB1" w:rsidRDefault="00E8532F" w:rsidP="00432E28">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E8532F" w:rsidRPr="00817FB1" w:rsidRDefault="00E8532F" w:rsidP="00432E28">
            <w:pPr>
              <w:keepNext/>
              <w:widowControl/>
              <w:jc w:val="left"/>
              <w:rPr>
                <w:rFonts w:ascii="Arial" w:hAnsi="Arial" w:cs="Arial"/>
                <w:color w:val="000000"/>
                <w:kern w:val="0"/>
                <w:sz w:val="22"/>
                <w:szCs w:val="22"/>
              </w:rPr>
            </w:pPr>
          </w:p>
        </w:tc>
      </w:tr>
      <w:tr w:rsidR="00E8532F" w:rsidRPr="00817FB1" w:rsidTr="007677D3">
        <w:trPr>
          <w:trHeight w:val="28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rsidR="00E8532F" w:rsidRPr="00817FB1" w:rsidRDefault="00E8532F" w:rsidP="00817FB1">
            <w:pPr>
              <w:widowControl/>
              <w:jc w:val="left"/>
              <w:rPr>
                <w:rFonts w:ascii="Arial" w:hAnsi="Arial" w:cs="Arial"/>
                <w:color w:val="000000"/>
                <w:kern w:val="0"/>
                <w:sz w:val="22"/>
                <w:szCs w:val="22"/>
              </w:rPr>
            </w:pPr>
          </w:p>
        </w:tc>
        <w:tc>
          <w:tcPr>
            <w:tcW w:w="2024" w:type="dxa"/>
            <w:tcBorders>
              <w:top w:val="nil"/>
              <w:left w:val="nil"/>
              <w:bottom w:val="single" w:sz="4" w:space="0" w:color="auto"/>
              <w:right w:val="single" w:sz="4" w:space="0" w:color="auto"/>
            </w:tcBorders>
            <w:shd w:val="clear" w:color="auto" w:fill="auto"/>
            <w:noWrap/>
            <w:vAlign w:val="center"/>
            <w:hideMark/>
          </w:tcPr>
          <w:p w:rsidR="00E8532F" w:rsidRPr="00817FB1" w:rsidRDefault="00E8532F" w:rsidP="000334B4">
            <w:pPr>
              <w:keepNext/>
              <w:widowControl/>
              <w:jc w:val="left"/>
              <w:rPr>
                <w:rFonts w:ascii="Arial" w:hAnsi="Arial" w:cs="Arial"/>
                <w:color w:val="000000"/>
                <w:kern w:val="0"/>
                <w:sz w:val="22"/>
                <w:szCs w:val="22"/>
              </w:rPr>
            </w:pPr>
          </w:p>
        </w:tc>
      </w:tr>
    </w:tbl>
    <w:p w:rsidR="00817FB1" w:rsidRPr="00232D32" w:rsidRDefault="000334B4" w:rsidP="000334B4">
      <w:pPr>
        <w:pStyle w:val="af"/>
        <w:rPr>
          <w:rFonts w:ascii="Arial" w:hAnsi="Arial" w:cs="Arial"/>
        </w:rPr>
      </w:pPr>
      <w:r w:rsidRPr="00232D32">
        <w:rPr>
          <w:rFonts w:ascii="Arial" w:hAnsi="Arial" w:cs="Arial"/>
        </w:rPr>
        <w:t xml:space="preserve">Table </w:t>
      </w:r>
      <w:r w:rsidR="00074B78" w:rsidRPr="00232D32">
        <w:rPr>
          <w:rFonts w:ascii="Arial" w:hAnsi="Arial" w:cs="Arial"/>
        </w:rPr>
        <w:fldChar w:fldCharType="begin"/>
      </w:r>
      <w:r w:rsidR="00053A69" w:rsidRPr="00232D32">
        <w:rPr>
          <w:rFonts w:ascii="Arial" w:hAnsi="Arial" w:cs="Arial"/>
        </w:rPr>
        <w:instrText xml:space="preserve"> SEQ Table \* ARABIC </w:instrText>
      </w:r>
      <w:r w:rsidR="00074B78" w:rsidRPr="00232D32">
        <w:rPr>
          <w:rFonts w:ascii="Arial" w:hAnsi="Arial" w:cs="Arial"/>
        </w:rPr>
        <w:fldChar w:fldCharType="separate"/>
      </w:r>
      <w:r w:rsidR="006F0941">
        <w:rPr>
          <w:rFonts w:ascii="Arial" w:hAnsi="Arial" w:cs="Arial"/>
          <w:noProof/>
        </w:rPr>
        <w:t>3</w:t>
      </w:r>
      <w:r w:rsidR="00074B78" w:rsidRPr="00232D32">
        <w:rPr>
          <w:rFonts w:ascii="Arial" w:hAnsi="Arial" w:cs="Arial"/>
        </w:rPr>
        <w:fldChar w:fldCharType="end"/>
      </w:r>
    </w:p>
    <w:p w:rsidR="00CA137B" w:rsidRPr="00FA692A" w:rsidRDefault="00B27A14" w:rsidP="00D23EBF">
      <w:pPr>
        <w:pStyle w:val="aa"/>
        <w:spacing w:before="156" w:after="156"/>
        <w:ind w:firstLineChars="0" w:firstLine="0"/>
        <w:rPr>
          <w:rFonts w:ascii="Arial" w:hAnsi="Arial" w:cs="Arial"/>
          <w:color w:val="FF0000"/>
        </w:rPr>
      </w:pPr>
      <w:r>
        <w:rPr>
          <w:rFonts w:ascii="Arial" w:hAnsi="Arial" w:cs="Arial" w:hint="eastAsia"/>
        </w:rPr>
        <w:t>Chip p</w:t>
      </w:r>
      <w:r w:rsidR="00CA137B" w:rsidRPr="008002BB">
        <w:rPr>
          <w:rFonts w:ascii="Arial" w:hAnsi="Arial" w:cs="Arial"/>
        </w:rPr>
        <w:t xml:space="preserve">ower </w:t>
      </w:r>
      <w:hyperlink r:id="rId8" w:history="1">
        <w:r w:rsidR="00CA137B" w:rsidRPr="008002BB">
          <w:rPr>
            <w:rFonts w:ascii="Arial" w:hAnsi="Arial" w:cs="Arial"/>
          </w:rPr>
          <w:t>consum</w:t>
        </w:r>
      </w:hyperlink>
      <w:r w:rsidR="00EF7FBA" w:rsidRPr="008002BB">
        <w:rPr>
          <w:rFonts w:ascii="Arial" w:hAnsi="Arial" w:cs="Arial"/>
        </w:rPr>
        <w:t>ption</w:t>
      </w:r>
      <w:r w:rsidR="00E11FE6" w:rsidRPr="008002BB">
        <w:rPr>
          <w:rFonts w:ascii="Arial" w:hAnsi="Arial" w:cs="Arial"/>
        </w:rPr>
        <w:t>:</w:t>
      </w:r>
      <w:r w:rsidR="00FA692A">
        <w:rPr>
          <w:rFonts w:ascii="Arial" w:hAnsi="Arial" w:cs="Arial" w:hint="eastAsia"/>
        </w:rPr>
        <w:t xml:space="preserve"> </w:t>
      </w:r>
    </w:p>
    <w:tbl>
      <w:tblPr>
        <w:tblW w:w="9040" w:type="dxa"/>
        <w:tblInd w:w="93" w:type="dxa"/>
        <w:tblLook w:val="0000"/>
      </w:tblPr>
      <w:tblGrid>
        <w:gridCol w:w="2980"/>
        <w:gridCol w:w="2600"/>
        <w:gridCol w:w="1660"/>
        <w:gridCol w:w="1800"/>
      </w:tblGrid>
      <w:tr w:rsidR="00337546" w:rsidRPr="00337546" w:rsidTr="00337546">
        <w:trPr>
          <w:trHeight w:val="30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7546" w:rsidRPr="00337546" w:rsidRDefault="00337546" w:rsidP="00337546">
            <w:pPr>
              <w:widowControl/>
              <w:rPr>
                <w:rFonts w:ascii="Arial" w:hAnsi="Arial" w:cs="Arial"/>
                <w:kern w:val="0"/>
                <w:sz w:val="24"/>
              </w:rPr>
            </w:pPr>
            <w:r w:rsidRPr="00337546">
              <w:rPr>
                <w:rFonts w:ascii="Arial" w:hAnsi="Arial" w:cs="Arial"/>
                <w:kern w:val="0"/>
                <w:sz w:val="24"/>
              </w:rPr>
              <w:t>Power Name</w:t>
            </w:r>
          </w:p>
        </w:tc>
        <w:tc>
          <w:tcPr>
            <w:tcW w:w="2600" w:type="dxa"/>
            <w:tcBorders>
              <w:top w:val="single" w:sz="4" w:space="0" w:color="auto"/>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r w:rsidRPr="00337546">
              <w:rPr>
                <w:rFonts w:ascii="Arial" w:hAnsi="Arial" w:cs="Arial"/>
                <w:kern w:val="0"/>
                <w:sz w:val="24"/>
              </w:rPr>
              <w:t>current on each pad</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r w:rsidRPr="00337546">
              <w:rPr>
                <w:rFonts w:ascii="Arial" w:hAnsi="Arial" w:cs="Arial"/>
                <w:kern w:val="0"/>
                <w:sz w:val="24"/>
              </w:rPr>
              <w:t>pad quantity</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r w:rsidRPr="00337546">
              <w:rPr>
                <w:rFonts w:ascii="Arial" w:hAnsi="Arial" w:cs="Arial"/>
                <w:kern w:val="0"/>
                <w:sz w:val="24"/>
              </w:rPr>
              <w:t>total current</w:t>
            </w:r>
          </w:p>
        </w:tc>
      </w:tr>
      <w:tr w:rsidR="00337546" w:rsidRPr="00337546" w:rsidTr="00337546">
        <w:trPr>
          <w:trHeight w:val="300"/>
        </w:trPr>
        <w:tc>
          <w:tcPr>
            <w:tcW w:w="2980" w:type="dxa"/>
            <w:tcBorders>
              <w:top w:val="nil"/>
              <w:left w:val="single" w:sz="4" w:space="0" w:color="auto"/>
              <w:bottom w:val="single" w:sz="4" w:space="0" w:color="auto"/>
              <w:right w:val="single" w:sz="4" w:space="0" w:color="auto"/>
            </w:tcBorders>
            <w:shd w:val="clear" w:color="auto" w:fill="auto"/>
            <w:noWrap/>
            <w:vAlign w:val="center"/>
          </w:tcPr>
          <w:p w:rsidR="00337546" w:rsidRPr="00337546" w:rsidRDefault="00337546" w:rsidP="00337546">
            <w:pPr>
              <w:widowControl/>
              <w:rPr>
                <w:rFonts w:ascii="Arial" w:hAnsi="Arial" w:cs="Arial"/>
                <w:kern w:val="0"/>
                <w:sz w:val="24"/>
              </w:rPr>
            </w:pPr>
          </w:p>
        </w:tc>
        <w:tc>
          <w:tcPr>
            <w:tcW w:w="260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p>
        </w:tc>
        <w:tc>
          <w:tcPr>
            <w:tcW w:w="166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p>
        </w:tc>
        <w:tc>
          <w:tcPr>
            <w:tcW w:w="180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p>
        </w:tc>
      </w:tr>
      <w:tr w:rsidR="00337546" w:rsidRPr="00337546" w:rsidTr="00337546">
        <w:trPr>
          <w:trHeight w:val="300"/>
        </w:trPr>
        <w:tc>
          <w:tcPr>
            <w:tcW w:w="2980" w:type="dxa"/>
            <w:tcBorders>
              <w:top w:val="nil"/>
              <w:left w:val="single" w:sz="4" w:space="0" w:color="auto"/>
              <w:bottom w:val="single" w:sz="4" w:space="0" w:color="auto"/>
              <w:right w:val="single" w:sz="4" w:space="0" w:color="auto"/>
            </w:tcBorders>
            <w:shd w:val="clear" w:color="auto" w:fill="auto"/>
            <w:noWrap/>
            <w:vAlign w:val="center"/>
          </w:tcPr>
          <w:p w:rsidR="00337546" w:rsidRPr="00337546" w:rsidRDefault="00337546" w:rsidP="00337546">
            <w:pPr>
              <w:widowControl/>
              <w:rPr>
                <w:rFonts w:ascii="Arial" w:hAnsi="Arial" w:cs="Arial"/>
                <w:kern w:val="0"/>
                <w:sz w:val="24"/>
              </w:rPr>
            </w:pPr>
          </w:p>
        </w:tc>
        <w:tc>
          <w:tcPr>
            <w:tcW w:w="260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p>
        </w:tc>
        <w:tc>
          <w:tcPr>
            <w:tcW w:w="166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p>
        </w:tc>
        <w:tc>
          <w:tcPr>
            <w:tcW w:w="180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color w:val="FF0000"/>
                <w:kern w:val="0"/>
                <w:sz w:val="24"/>
              </w:rPr>
            </w:pPr>
          </w:p>
        </w:tc>
      </w:tr>
      <w:tr w:rsidR="00337546" w:rsidRPr="00337546" w:rsidTr="00337546">
        <w:trPr>
          <w:trHeight w:val="300"/>
        </w:trPr>
        <w:tc>
          <w:tcPr>
            <w:tcW w:w="2980" w:type="dxa"/>
            <w:tcBorders>
              <w:top w:val="nil"/>
              <w:left w:val="single" w:sz="4" w:space="0" w:color="auto"/>
              <w:bottom w:val="single" w:sz="4" w:space="0" w:color="auto"/>
              <w:right w:val="single" w:sz="4" w:space="0" w:color="auto"/>
            </w:tcBorders>
            <w:shd w:val="clear" w:color="auto" w:fill="auto"/>
            <w:noWrap/>
            <w:vAlign w:val="center"/>
          </w:tcPr>
          <w:p w:rsidR="00337546" w:rsidRPr="00337546" w:rsidRDefault="00337546" w:rsidP="00337546">
            <w:pPr>
              <w:widowControl/>
              <w:rPr>
                <w:rFonts w:ascii="Arial" w:hAnsi="Arial" w:cs="Arial"/>
                <w:kern w:val="0"/>
                <w:sz w:val="24"/>
              </w:rPr>
            </w:pPr>
          </w:p>
        </w:tc>
        <w:tc>
          <w:tcPr>
            <w:tcW w:w="260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p>
        </w:tc>
        <w:tc>
          <w:tcPr>
            <w:tcW w:w="166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p>
        </w:tc>
        <w:tc>
          <w:tcPr>
            <w:tcW w:w="1800" w:type="dxa"/>
            <w:tcBorders>
              <w:top w:val="nil"/>
              <w:left w:val="nil"/>
              <w:bottom w:val="single" w:sz="4" w:space="0" w:color="auto"/>
              <w:right w:val="single" w:sz="4" w:space="0" w:color="auto"/>
            </w:tcBorders>
            <w:shd w:val="clear" w:color="auto" w:fill="auto"/>
            <w:noWrap/>
            <w:vAlign w:val="center"/>
          </w:tcPr>
          <w:p w:rsidR="00337546" w:rsidRPr="00337546" w:rsidRDefault="00337546" w:rsidP="00337546">
            <w:pPr>
              <w:widowControl/>
              <w:jc w:val="center"/>
              <w:rPr>
                <w:rFonts w:ascii="Arial" w:hAnsi="Arial" w:cs="Arial"/>
                <w:kern w:val="0"/>
                <w:sz w:val="24"/>
              </w:rPr>
            </w:pPr>
          </w:p>
        </w:tc>
      </w:tr>
    </w:tbl>
    <w:p w:rsidR="000334B4" w:rsidRPr="000334B4" w:rsidRDefault="000334B4">
      <w:pPr>
        <w:pStyle w:val="af"/>
        <w:rPr>
          <w:rFonts w:ascii="Arial" w:hAnsi="Arial" w:cs="Arial"/>
        </w:rPr>
      </w:pPr>
      <w:r w:rsidRPr="000334B4">
        <w:rPr>
          <w:rFonts w:ascii="Arial" w:hAnsi="Arial" w:cs="Arial"/>
        </w:rPr>
        <w:t xml:space="preserve">Table </w:t>
      </w:r>
      <w:r w:rsidR="00074B78" w:rsidRPr="000334B4">
        <w:rPr>
          <w:rFonts w:ascii="Arial" w:hAnsi="Arial" w:cs="Arial"/>
        </w:rPr>
        <w:fldChar w:fldCharType="begin"/>
      </w:r>
      <w:r w:rsidRPr="000334B4">
        <w:rPr>
          <w:rFonts w:ascii="Arial" w:hAnsi="Arial" w:cs="Arial"/>
        </w:rPr>
        <w:instrText xml:space="preserve"> SEQ Table \* ARABIC </w:instrText>
      </w:r>
      <w:r w:rsidR="00074B78" w:rsidRPr="000334B4">
        <w:rPr>
          <w:rFonts w:ascii="Arial" w:hAnsi="Arial" w:cs="Arial"/>
        </w:rPr>
        <w:fldChar w:fldCharType="separate"/>
      </w:r>
      <w:r w:rsidR="006F0941">
        <w:rPr>
          <w:rFonts w:ascii="Arial" w:hAnsi="Arial" w:cs="Arial"/>
          <w:noProof/>
        </w:rPr>
        <w:t>4</w:t>
      </w:r>
      <w:r w:rsidR="00074B78" w:rsidRPr="000334B4">
        <w:rPr>
          <w:rFonts w:ascii="Arial" w:hAnsi="Arial" w:cs="Arial"/>
        </w:rPr>
        <w:fldChar w:fldCharType="end"/>
      </w:r>
    </w:p>
    <w:p w:rsidR="00366793" w:rsidRDefault="007677D3" w:rsidP="00366793">
      <w:pPr>
        <w:pStyle w:val="aa"/>
        <w:spacing w:before="156" w:after="156"/>
        <w:ind w:firstLineChars="0" w:firstLine="0"/>
        <w:rPr>
          <w:rFonts w:ascii="Arial" w:hAnsi="Arial" w:cs="Arial"/>
        </w:rPr>
      </w:pPr>
      <w:r>
        <w:rPr>
          <w:rFonts w:ascii="Arial" w:hAnsi="Arial" w:cs="Arial" w:hint="eastAsia"/>
        </w:rPr>
        <w:t>Note:</w:t>
      </w:r>
    </w:p>
    <w:p w:rsidR="00234B38" w:rsidRDefault="007677D3">
      <w:pPr>
        <w:pStyle w:val="aa"/>
        <w:numPr>
          <w:ilvl w:val="0"/>
          <w:numId w:val="33"/>
        </w:numPr>
        <w:spacing w:before="156" w:after="156"/>
        <w:ind w:firstLineChars="0"/>
        <w:rPr>
          <w:rFonts w:ascii="Arial" w:hAnsi="Arial" w:cs="Arial"/>
        </w:rPr>
      </w:pPr>
      <w:r>
        <w:rPr>
          <w:rFonts w:ascii="Arial" w:hAnsi="Arial" w:cs="Arial" w:hint="eastAsia"/>
        </w:rPr>
        <w:t xml:space="preserve">Power consumption is based on power simulation of </w:t>
      </w:r>
      <w:r>
        <w:rPr>
          <w:rFonts w:ascii="Arial" w:hAnsi="Arial" w:cs="Arial"/>
        </w:rPr>
        <w:t>function</w:t>
      </w:r>
      <w:r>
        <w:rPr>
          <w:rFonts w:ascii="Arial" w:hAnsi="Arial" w:cs="Arial" w:hint="eastAsia"/>
        </w:rPr>
        <w:t xml:space="preserve"> pattern</w:t>
      </w:r>
    </w:p>
    <w:p w:rsidR="00234B38" w:rsidRDefault="007677D3">
      <w:pPr>
        <w:pStyle w:val="aa"/>
        <w:numPr>
          <w:ilvl w:val="0"/>
          <w:numId w:val="33"/>
        </w:numPr>
        <w:spacing w:before="156" w:after="156"/>
        <w:ind w:firstLineChars="0"/>
        <w:rPr>
          <w:rFonts w:ascii="Arial" w:hAnsi="Arial" w:cs="Arial"/>
        </w:rPr>
      </w:pPr>
      <w:r>
        <w:rPr>
          <w:rFonts w:ascii="Arial" w:hAnsi="Arial" w:cs="Arial" w:hint="eastAsia"/>
        </w:rPr>
        <w:t>PAD current is average current of total current</w:t>
      </w:r>
    </w:p>
    <w:p w:rsidR="00703254" w:rsidRDefault="00343431" w:rsidP="00B65EE3">
      <w:pPr>
        <w:pStyle w:val="1"/>
      </w:pPr>
      <w:bookmarkStart w:id="2" w:name="_Toc491167884"/>
      <w:r>
        <w:t>Pad list</w:t>
      </w:r>
      <w:bookmarkEnd w:id="2"/>
      <w:r w:rsidR="00447D27">
        <w:t xml:space="preserve"> </w:t>
      </w:r>
    </w:p>
    <w:tbl>
      <w:tblPr>
        <w:tblW w:w="4524" w:type="dxa"/>
        <w:tblInd w:w="103" w:type="dxa"/>
        <w:tblLook w:val="04A0"/>
      </w:tblPr>
      <w:tblGrid>
        <w:gridCol w:w="1520"/>
        <w:gridCol w:w="3004"/>
      </w:tblGrid>
      <w:tr w:rsidR="00343431" w:rsidRPr="00343431" w:rsidTr="006B0EF2">
        <w:trPr>
          <w:trHeight w:val="300"/>
          <w:tblHead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3431" w:rsidRPr="00343431" w:rsidRDefault="00343431" w:rsidP="00343431">
            <w:pPr>
              <w:widowControl/>
              <w:jc w:val="center"/>
              <w:rPr>
                <w:rFonts w:ascii="Arial" w:hAnsi="Arial" w:cs="Arial"/>
                <w:b/>
                <w:bCs/>
                <w:kern w:val="0"/>
                <w:sz w:val="24"/>
              </w:rPr>
            </w:pPr>
            <w:r w:rsidRPr="00343431">
              <w:rPr>
                <w:rFonts w:ascii="Arial" w:hAnsi="Arial" w:cs="Arial"/>
                <w:b/>
                <w:bCs/>
                <w:kern w:val="0"/>
                <w:sz w:val="24"/>
              </w:rPr>
              <w:t>Pad Number</w:t>
            </w:r>
          </w:p>
        </w:tc>
        <w:tc>
          <w:tcPr>
            <w:tcW w:w="3004" w:type="dxa"/>
            <w:tcBorders>
              <w:top w:val="single" w:sz="4" w:space="0" w:color="auto"/>
              <w:left w:val="nil"/>
              <w:bottom w:val="single" w:sz="4" w:space="0" w:color="auto"/>
              <w:right w:val="single" w:sz="4" w:space="0" w:color="auto"/>
            </w:tcBorders>
            <w:shd w:val="clear" w:color="auto" w:fill="auto"/>
            <w:noWrap/>
            <w:vAlign w:val="center"/>
            <w:hideMark/>
          </w:tcPr>
          <w:p w:rsidR="00343431" w:rsidRPr="00343431" w:rsidRDefault="00343431" w:rsidP="006B0EF2">
            <w:pPr>
              <w:widowControl/>
              <w:jc w:val="center"/>
              <w:rPr>
                <w:rFonts w:ascii="Arial" w:hAnsi="Arial" w:cs="Arial"/>
                <w:b/>
                <w:bCs/>
                <w:kern w:val="0"/>
                <w:sz w:val="24"/>
              </w:rPr>
            </w:pPr>
            <w:r w:rsidRPr="00343431">
              <w:rPr>
                <w:rFonts w:ascii="Arial" w:hAnsi="Arial" w:cs="Arial"/>
                <w:b/>
                <w:bCs/>
                <w:kern w:val="0"/>
                <w:sz w:val="24"/>
              </w:rPr>
              <w:t>Pad Name</w:t>
            </w: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b/>
                <w:bCs/>
                <w:kern w:val="0"/>
                <w:sz w:val="24"/>
              </w:rPr>
            </w:pPr>
            <w:r w:rsidRPr="00343431">
              <w:rPr>
                <w:rFonts w:ascii="Arial" w:hAnsi="Arial" w:cs="Arial"/>
                <w:b/>
                <w:bCs/>
                <w:kern w:val="0"/>
                <w:sz w:val="24"/>
              </w:rPr>
              <w:t>1</w:t>
            </w:r>
          </w:p>
        </w:tc>
        <w:tc>
          <w:tcPr>
            <w:tcW w:w="3004" w:type="dxa"/>
            <w:tcBorders>
              <w:top w:val="nil"/>
              <w:left w:val="nil"/>
              <w:bottom w:val="single" w:sz="4" w:space="0" w:color="auto"/>
              <w:right w:val="single" w:sz="4" w:space="0" w:color="auto"/>
            </w:tcBorders>
            <w:shd w:val="clear" w:color="auto" w:fill="auto"/>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7</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8</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9</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10</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b/>
                <w:bCs/>
                <w:kern w:val="0"/>
                <w:sz w:val="24"/>
              </w:rPr>
            </w:pPr>
            <w:r w:rsidRPr="00343431">
              <w:rPr>
                <w:rFonts w:ascii="Arial" w:hAnsi="Arial" w:cs="Arial"/>
                <w:b/>
                <w:bCs/>
                <w:kern w:val="0"/>
                <w:sz w:val="24"/>
              </w:rPr>
              <w:t>11</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12</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13</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lastRenderedPageBreak/>
              <w:t>14</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15</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16</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17</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18</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19</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20</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b/>
                <w:bCs/>
                <w:kern w:val="0"/>
                <w:sz w:val="24"/>
              </w:rPr>
            </w:pPr>
            <w:r w:rsidRPr="00343431">
              <w:rPr>
                <w:rFonts w:ascii="Arial" w:hAnsi="Arial" w:cs="Arial"/>
                <w:kern w:val="0"/>
                <w:sz w:val="24"/>
              </w:rPr>
              <w:t>21</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22</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23</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24</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25</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b/>
                <w:bCs/>
                <w:kern w:val="0"/>
                <w:sz w:val="24"/>
              </w:rPr>
            </w:pPr>
            <w:r w:rsidRPr="00343431">
              <w:rPr>
                <w:rFonts w:ascii="Arial" w:hAnsi="Arial" w:cs="Arial"/>
                <w:kern w:val="0"/>
                <w:sz w:val="24"/>
              </w:rPr>
              <w:t>26</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27</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28</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29</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30</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31</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32</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33</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34</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35</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36</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37</w:t>
            </w:r>
          </w:p>
        </w:tc>
        <w:tc>
          <w:tcPr>
            <w:tcW w:w="3004" w:type="dxa"/>
            <w:tcBorders>
              <w:top w:val="single" w:sz="4" w:space="0" w:color="auto"/>
              <w:left w:val="nil"/>
              <w:bottom w:val="single" w:sz="4" w:space="0" w:color="auto"/>
              <w:right w:val="single" w:sz="4" w:space="0" w:color="auto"/>
            </w:tcBorders>
            <w:shd w:val="clear" w:color="000000" w:fill="FFFFFF" w:themeFill="background1"/>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38</w:t>
            </w:r>
          </w:p>
        </w:tc>
        <w:tc>
          <w:tcPr>
            <w:tcW w:w="3004" w:type="dxa"/>
            <w:tcBorders>
              <w:top w:val="single" w:sz="4" w:space="0" w:color="auto"/>
              <w:left w:val="nil"/>
              <w:bottom w:val="single" w:sz="4" w:space="0" w:color="auto"/>
              <w:right w:val="single" w:sz="4" w:space="0" w:color="auto"/>
            </w:tcBorders>
            <w:shd w:val="clear" w:color="000000" w:fill="FFFFFF" w:themeFill="background1"/>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39</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40</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41</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42</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43</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b/>
                <w:bCs/>
                <w:kern w:val="0"/>
                <w:sz w:val="24"/>
              </w:rPr>
            </w:pPr>
            <w:r w:rsidRPr="00343431">
              <w:rPr>
                <w:rFonts w:ascii="Arial" w:hAnsi="Arial" w:cs="Arial"/>
                <w:kern w:val="0"/>
                <w:sz w:val="24"/>
              </w:rPr>
              <w:t>44</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45</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46</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47</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48</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49</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50</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b/>
                <w:bCs/>
                <w:kern w:val="0"/>
                <w:sz w:val="24"/>
              </w:rPr>
            </w:pPr>
            <w:r w:rsidRPr="00343431">
              <w:rPr>
                <w:rFonts w:ascii="Arial" w:hAnsi="Arial" w:cs="Arial"/>
                <w:kern w:val="0"/>
                <w:sz w:val="24"/>
              </w:rPr>
              <w:t>51</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52</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53</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54</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lastRenderedPageBreak/>
              <w:t>55</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56</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57</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58</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59</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60</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b/>
                <w:bCs/>
                <w:kern w:val="0"/>
                <w:sz w:val="24"/>
              </w:rPr>
            </w:pPr>
            <w:r w:rsidRPr="00343431">
              <w:rPr>
                <w:rFonts w:ascii="Arial" w:hAnsi="Arial" w:cs="Arial"/>
                <w:kern w:val="0"/>
                <w:sz w:val="24"/>
              </w:rPr>
              <w:t>61</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62</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63</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64</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65</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66</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67</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vAlign w:val="bottom"/>
            <w:hideMark/>
          </w:tcPr>
          <w:p w:rsidR="00C465B0" w:rsidRPr="00343431" w:rsidRDefault="00C465B0" w:rsidP="00343431">
            <w:pPr>
              <w:widowControl/>
              <w:jc w:val="center"/>
              <w:rPr>
                <w:rFonts w:ascii="Arial" w:hAnsi="Arial" w:cs="Arial"/>
                <w:b/>
                <w:bCs/>
                <w:kern w:val="0"/>
                <w:sz w:val="24"/>
              </w:rPr>
            </w:pPr>
            <w:r w:rsidRPr="00343431">
              <w:rPr>
                <w:rFonts w:ascii="Arial" w:hAnsi="Arial" w:cs="Arial"/>
                <w:kern w:val="0"/>
                <w:sz w:val="24"/>
              </w:rPr>
              <w:t>68</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69</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70</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71</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72</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465B0" w:rsidP="00343431">
            <w:pPr>
              <w:widowControl/>
              <w:jc w:val="center"/>
              <w:rPr>
                <w:rFonts w:ascii="Arial" w:hAnsi="Arial" w:cs="Arial"/>
                <w:kern w:val="0"/>
                <w:sz w:val="24"/>
              </w:rPr>
            </w:pPr>
            <w:r w:rsidRPr="00343431">
              <w:rPr>
                <w:rFonts w:ascii="Arial" w:hAnsi="Arial" w:cs="Arial"/>
                <w:kern w:val="0"/>
                <w:sz w:val="24"/>
              </w:rPr>
              <w:t>73</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0530F" w:rsidP="00343431">
            <w:pPr>
              <w:widowControl/>
              <w:jc w:val="center"/>
              <w:rPr>
                <w:rFonts w:ascii="Arial" w:hAnsi="Arial" w:cs="Arial"/>
                <w:kern w:val="0"/>
                <w:sz w:val="24"/>
              </w:rPr>
            </w:pPr>
            <w:r>
              <w:rPr>
                <w:rFonts w:ascii="Arial" w:hAnsi="Arial" w:cs="Arial" w:hint="eastAsia"/>
                <w:kern w:val="0"/>
                <w:sz w:val="24"/>
              </w:rPr>
              <w:t>74</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0530F" w:rsidP="00343431">
            <w:pPr>
              <w:widowControl/>
              <w:jc w:val="center"/>
              <w:rPr>
                <w:rFonts w:ascii="Arial" w:hAnsi="Arial" w:cs="Arial"/>
                <w:kern w:val="0"/>
                <w:sz w:val="24"/>
              </w:rPr>
            </w:pPr>
            <w:r>
              <w:rPr>
                <w:rFonts w:ascii="Arial" w:hAnsi="Arial" w:cs="Arial" w:hint="eastAsia"/>
                <w:kern w:val="0"/>
                <w:sz w:val="24"/>
              </w:rPr>
              <w:t>75</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r w:rsidR="00C465B0" w:rsidRPr="00343431" w:rsidTr="009F78C3">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C465B0" w:rsidRPr="00343431" w:rsidRDefault="00C0530F" w:rsidP="00343431">
            <w:pPr>
              <w:widowControl/>
              <w:jc w:val="center"/>
              <w:rPr>
                <w:rFonts w:ascii="Arial" w:hAnsi="Arial" w:cs="Arial"/>
                <w:kern w:val="0"/>
                <w:sz w:val="24"/>
              </w:rPr>
            </w:pPr>
            <w:r>
              <w:rPr>
                <w:rFonts w:ascii="Arial" w:hAnsi="Arial" w:cs="Arial"/>
                <w:kern w:val="0"/>
                <w:sz w:val="24"/>
              </w:rPr>
              <w:t>7</w:t>
            </w:r>
            <w:r>
              <w:rPr>
                <w:rFonts w:ascii="Arial" w:hAnsi="Arial" w:cs="Arial" w:hint="eastAsia"/>
                <w:kern w:val="0"/>
                <w:sz w:val="24"/>
              </w:rPr>
              <w:t>6</w:t>
            </w:r>
          </w:p>
        </w:tc>
        <w:tc>
          <w:tcPr>
            <w:tcW w:w="3004" w:type="dxa"/>
            <w:tcBorders>
              <w:top w:val="nil"/>
              <w:left w:val="nil"/>
              <w:bottom w:val="single" w:sz="4" w:space="0" w:color="auto"/>
              <w:right w:val="single" w:sz="4" w:space="0" w:color="auto"/>
            </w:tcBorders>
            <w:shd w:val="clear" w:color="auto" w:fill="auto"/>
            <w:noWrap/>
            <w:vAlign w:val="bottom"/>
            <w:hideMark/>
          </w:tcPr>
          <w:p w:rsidR="00C465B0" w:rsidRPr="00C465B0" w:rsidRDefault="00C465B0" w:rsidP="00C465B0">
            <w:pPr>
              <w:rPr>
                <w:rFonts w:ascii="Arial" w:hAnsi="Arial" w:cs="Arial"/>
                <w:sz w:val="22"/>
                <w:szCs w:val="22"/>
              </w:rPr>
            </w:pPr>
          </w:p>
        </w:tc>
      </w:tr>
    </w:tbl>
    <w:p w:rsidR="00343431" w:rsidRDefault="000334B4" w:rsidP="000334B4">
      <w:pPr>
        <w:pStyle w:val="af"/>
        <w:ind w:firstLineChars="881" w:firstLine="1857"/>
        <w:jc w:val="both"/>
      </w:pPr>
      <w:r>
        <w:t xml:space="preserve">Table </w:t>
      </w:r>
      <w:r w:rsidR="00074B78">
        <w:fldChar w:fldCharType="begin"/>
      </w:r>
      <w:r w:rsidR="004D7137">
        <w:instrText xml:space="preserve"> SEQ Table \* ARABIC </w:instrText>
      </w:r>
      <w:r w:rsidR="00074B78">
        <w:fldChar w:fldCharType="separate"/>
      </w:r>
      <w:r w:rsidR="006F0941">
        <w:rPr>
          <w:noProof/>
        </w:rPr>
        <w:t>5</w:t>
      </w:r>
      <w:r w:rsidR="00074B78">
        <w:fldChar w:fldCharType="end"/>
      </w:r>
    </w:p>
    <w:p w:rsidR="009F78C3" w:rsidRDefault="003C715B" w:rsidP="00343431">
      <w:pPr>
        <w:rPr>
          <w:rFonts w:ascii="Arial" w:hAnsi="Arial" w:cs="Arial"/>
          <w:sz w:val="25"/>
          <w:szCs w:val="25"/>
        </w:rPr>
      </w:pPr>
      <w:r>
        <w:rPr>
          <w:rFonts w:ascii="Arial" w:hAnsi="Arial" w:cs="Arial" w:hint="eastAsia"/>
          <w:sz w:val="25"/>
          <w:szCs w:val="25"/>
        </w:rPr>
        <w:t xml:space="preserve">Digital Pad: </w:t>
      </w:r>
    </w:p>
    <w:p w:rsidR="003C5BBA" w:rsidRDefault="003C715B" w:rsidP="00343431">
      <w:pPr>
        <w:rPr>
          <w:rFonts w:ascii="Arial" w:hAnsi="Arial" w:cs="Arial"/>
          <w:sz w:val="25"/>
          <w:szCs w:val="25"/>
        </w:rPr>
      </w:pPr>
      <w:r>
        <w:rPr>
          <w:rFonts w:ascii="Arial" w:hAnsi="Arial" w:cs="Arial" w:hint="eastAsia"/>
          <w:sz w:val="25"/>
          <w:szCs w:val="25"/>
        </w:rPr>
        <w:t xml:space="preserve">Power Pad: </w:t>
      </w:r>
    </w:p>
    <w:p w:rsidR="003C5BBA" w:rsidRPr="003C5BBA" w:rsidRDefault="003C715B" w:rsidP="00343431">
      <w:pPr>
        <w:rPr>
          <w:rFonts w:ascii="Arial" w:hAnsi="Arial" w:cs="Arial"/>
          <w:sz w:val="25"/>
          <w:szCs w:val="25"/>
        </w:rPr>
      </w:pPr>
      <w:r>
        <w:rPr>
          <w:rFonts w:ascii="Arial" w:hAnsi="Arial" w:cs="Arial" w:hint="eastAsia"/>
          <w:sz w:val="25"/>
          <w:szCs w:val="25"/>
        </w:rPr>
        <w:t xml:space="preserve">GND Pad: </w:t>
      </w:r>
    </w:p>
    <w:p w:rsidR="009F78C3" w:rsidRPr="00343431" w:rsidRDefault="009F78C3" w:rsidP="00343431"/>
    <w:p w:rsidR="003E3D9D" w:rsidRDefault="003E3D9D" w:rsidP="00B65EE3">
      <w:pPr>
        <w:pStyle w:val="1"/>
      </w:pPr>
      <w:bookmarkStart w:id="3" w:name="_Toc491167885"/>
      <w:r>
        <w:t>Ball list</w:t>
      </w:r>
      <w:bookmarkEnd w:id="3"/>
      <w:r w:rsidR="00447D27">
        <w:t xml:space="preserve"> </w:t>
      </w:r>
    </w:p>
    <w:tbl>
      <w:tblPr>
        <w:tblW w:w="5954" w:type="dxa"/>
        <w:jc w:val="center"/>
        <w:tblLook w:val="04A0"/>
      </w:tblPr>
      <w:tblGrid>
        <w:gridCol w:w="1152"/>
        <w:gridCol w:w="2932"/>
        <w:gridCol w:w="1870"/>
      </w:tblGrid>
      <w:tr w:rsidR="00BA0AD0" w:rsidRPr="00BA0AD0" w:rsidTr="00024457">
        <w:trPr>
          <w:trHeight w:val="285"/>
          <w:jc w:val="center"/>
        </w:trPr>
        <w:tc>
          <w:tcPr>
            <w:tcW w:w="1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D0" w:rsidRPr="00BA0AD0" w:rsidRDefault="00BA0AD0" w:rsidP="006B0EF2">
            <w:pPr>
              <w:widowControl/>
              <w:jc w:val="center"/>
              <w:rPr>
                <w:rFonts w:ascii="Arial" w:hAnsi="Arial" w:cs="Arial"/>
                <w:color w:val="000000"/>
                <w:kern w:val="0"/>
                <w:sz w:val="24"/>
              </w:rPr>
            </w:pPr>
            <w:r w:rsidRPr="00BA0AD0">
              <w:rPr>
                <w:rFonts w:ascii="Arial" w:hAnsi="Arial" w:cs="Arial"/>
                <w:color w:val="000000"/>
                <w:kern w:val="0"/>
                <w:sz w:val="24"/>
              </w:rPr>
              <w:t>Ball NO.</w:t>
            </w:r>
          </w:p>
        </w:tc>
        <w:tc>
          <w:tcPr>
            <w:tcW w:w="2932" w:type="dxa"/>
            <w:tcBorders>
              <w:top w:val="single" w:sz="4" w:space="0" w:color="auto"/>
              <w:left w:val="nil"/>
              <w:bottom w:val="single" w:sz="4" w:space="0" w:color="auto"/>
              <w:right w:val="single" w:sz="4" w:space="0" w:color="auto"/>
            </w:tcBorders>
            <w:shd w:val="clear" w:color="auto" w:fill="auto"/>
            <w:noWrap/>
            <w:vAlign w:val="center"/>
            <w:hideMark/>
          </w:tcPr>
          <w:p w:rsidR="00BA0AD0" w:rsidRPr="00BA0AD0" w:rsidRDefault="00BA0AD0" w:rsidP="006B0EF2">
            <w:pPr>
              <w:widowControl/>
              <w:jc w:val="center"/>
              <w:rPr>
                <w:rFonts w:ascii="Arial" w:hAnsi="Arial" w:cs="Arial"/>
                <w:color w:val="000000"/>
                <w:kern w:val="0"/>
                <w:sz w:val="24"/>
              </w:rPr>
            </w:pPr>
            <w:r w:rsidRPr="00BA0AD0">
              <w:rPr>
                <w:rFonts w:ascii="Arial" w:hAnsi="Arial" w:cs="Arial"/>
                <w:color w:val="000000"/>
                <w:kern w:val="0"/>
                <w:sz w:val="24"/>
              </w:rPr>
              <w:t xml:space="preserve">Ball </w:t>
            </w:r>
            <w:r w:rsidR="006B0EF2">
              <w:rPr>
                <w:rFonts w:ascii="Arial" w:hAnsi="Arial" w:cs="Arial" w:hint="eastAsia"/>
                <w:color w:val="000000"/>
                <w:kern w:val="0"/>
                <w:sz w:val="24"/>
              </w:rPr>
              <w:t>N</w:t>
            </w:r>
            <w:r w:rsidRPr="00BA0AD0">
              <w:rPr>
                <w:rFonts w:ascii="Arial" w:hAnsi="Arial" w:cs="Arial"/>
                <w:color w:val="000000"/>
                <w:kern w:val="0"/>
                <w:sz w:val="24"/>
              </w:rPr>
              <w:t>ame</w:t>
            </w:r>
          </w:p>
        </w:tc>
        <w:tc>
          <w:tcPr>
            <w:tcW w:w="1870" w:type="dxa"/>
            <w:tcBorders>
              <w:top w:val="single" w:sz="4" w:space="0" w:color="auto"/>
              <w:left w:val="nil"/>
              <w:bottom w:val="single" w:sz="4" w:space="0" w:color="auto"/>
              <w:right w:val="single" w:sz="4" w:space="0" w:color="auto"/>
            </w:tcBorders>
            <w:shd w:val="clear" w:color="auto" w:fill="auto"/>
            <w:noWrap/>
            <w:vAlign w:val="center"/>
            <w:hideMark/>
          </w:tcPr>
          <w:p w:rsidR="00BA0AD0" w:rsidRPr="00BA0AD0" w:rsidRDefault="006B0EF2" w:rsidP="006B0EF2">
            <w:pPr>
              <w:widowControl/>
              <w:jc w:val="center"/>
              <w:rPr>
                <w:rFonts w:ascii="Arial" w:hAnsi="Arial" w:cs="Arial"/>
                <w:color w:val="000000"/>
                <w:kern w:val="0"/>
                <w:sz w:val="24"/>
              </w:rPr>
            </w:pPr>
            <w:r>
              <w:rPr>
                <w:rFonts w:ascii="Arial" w:hAnsi="Arial" w:cs="Arial" w:hint="eastAsia"/>
                <w:color w:val="000000"/>
                <w:kern w:val="0"/>
                <w:sz w:val="24"/>
              </w:rPr>
              <w:t>D</w:t>
            </w:r>
            <w:r w:rsidR="00BA0AD0" w:rsidRPr="00BA0AD0">
              <w:rPr>
                <w:rFonts w:ascii="Arial" w:hAnsi="Arial" w:cs="Arial"/>
                <w:color w:val="000000"/>
                <w:kern w:val="0"/>
                <w:sz w:val="24"/>
              </w:rPr>
              <w:t>escription</w:t>
            </w: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A1</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A2</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A3</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A4</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A5</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A6</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A7</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B1</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B2</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B3</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B4</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lastRenderedPageBreak/>
              <w:t>B5</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B6</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B7</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C1</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C2</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C3</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C4</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A05FC4">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C5</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C6</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C7</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D1</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D2</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D3</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D4</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D5</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D6</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D7</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E1</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E2</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E3</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E4</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E5</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E6</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E7</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F1</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F2</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F3</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F4</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F5</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F6</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F7</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G1</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G2</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G3</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G4</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G5</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G6</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r w:rsidR="00111CE8" w:rsidRPr="00BA0AD0" w:rsidTr="00024457">
        <w:trPr>
          <w:trHeight w:val="285"/>
          <w:tblHeader/>
          <w:jc w:val="center"/>
        </w:trPr>
        <w:tc>
          <w:tcPr>
            <w:tcW w:w="1152" w:type="dxa"/>
            <w:tcBorders>
              <w:top w:val="nil"/>
              <w:left w:val="single" w:sz="4" w:space="0" w:color="auto"/>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r>
              <w:rPr>
                <w:rFonts w:ascii="Arial" w:hAnsi="Arial" w:cs="Arial"/>
                <w:sz w:val="22"/>
                <w:szCs w:val="22"/>
              </w:rPr>
              <w:t>G7</w:t>
            </w:r>
          </w:p>
        </w:tc>
        <w:tc>
          <w:tcPr>
            <w:tcW w:w="2932" w:type="dxa"/>
            <w:tcBorders>
              <w:top w:val="nil"/>
              <w:left w:val="nil"/>
              <w:bottom w:val="single" w:sz="4" w:space="0" w:color="auto"/>
              <w:right w:val="single" w:sz="4" w:space="0" w:color="auto"/>
            </w:tcBorders>
            <w:shd w:val="clear" w:color="auto" w:fill="auto"/>
            <w:noWrap/>
            <w:vAlign w:val="bottom"/>
            <w:hideMark/>
          </w:tcPr>
          <w:p w:rsidR="00111CE8" w:rsidRDefault="00111CE8">
            <w:pPr>
              <w:rPr>
                <w:rFonts w:ascii="Arial" w:hAnsi="Arial" w:cs="Arial"/>
                <w:sz w:val="22"/>
                <w:szCs w:val="22"/>
              </w:rPr>
            </w:pPr>
          </w:p>
        </w:tc>
        <w:tc>
          <w:tcPr>
            <w:tcW w:w="1870" w:type="dxa"/>
            <w:tcBorders>
              <w:top w:val="nil"/>
              <w:left w:val="nil"/>
              <w:bottom w:val="single" w:sz="4" w:space="0" w:color="auto"/>
              <w:right w:val="single" w:sz="4" w:space="0" w:color="auto"/>
            </w:tcBorders>
            <w:shd w:val="clear" w:color="auto" w:fill="auto"/>
            <w:noWrap/>
            <w:vAlign w:val="center"/>
            <w:hideMark/>
          </w:tcPr>
          <w:p w:rsidR="00111CE8" w:rsidRPr="00BA0AD0" w:rsidRDefault="00111CE8" w:rsidP="00BA0AD0">
            <w:pPr>
              <w:widowControl/>
              <w:jc w:val="left"/>
              <w:rPr>
                <w:rFonts w:ascii="Arial" w:hAnsi="Arial" w:cs="Arial"/>
                <w:color w:val="000000"/>
                <w:kern w:val="0"/>
                <w:sz w:val="24"/>
              </w:rPr>
            </w:pPr>
          </w:p>
        </w:tc>
      </w:tr>
    </w:tbl>
    <w:p w:rsidR="003E3D9D" w:rsidRPr="00E8532F" w:rsidRDefault="00E8532F" w:rsidP="00E8532F">
      <w:pPr>
        <w:pStyle w:val="af"/>
        <w:rPr>
          <w:rFonts w:ascii="Arial" w:hAnsi="Arial" w:cs="Arial"/>
        </w:rPr>
      </w:pPr>
      <w:r w:rsidRPr="00E8532F">
        <w:rPr>
          <w:rFonts w:ascii="Arial" w:hAnsi="Arial" w:cs="Arial"/>
        </w:rPr>
        <w:t xml:space="preserve">Table </w:t>
      </w:r>
      <w:r w:rsidR="00074B78" w:rsidRPr="00E8532F">
        <w:rPr>
          <w:rFonts w:ascii="Arial" w:hAnsi="Arial" w:cs="Arial"/>
        </w:rPr>
        <w:fldChar w:fldCharType="begin"/>
      </w:r>
      <w:r w:rsidRPr="00E8532F">
        <w:rPr>
          <w:rFonts w:ascii="Arial" w:hAnsi="Arial" w:cs="Arial"/>
        </w:rPr>
        <w:instrText xml:space="preserve"> SEQ Table \* ARABIC </w:instrText>
      </w:r>
      <w:r w:rsidR="00074B78" w:rsidRPr="00E8532F">
        <w:rPr>
          <w:rFonts w:ascii="Arial" w:hAnsi="Arial" w:cs="Arial"/>
        </w:rPr>
        <w:fldChar w:fldCharType="separate"/>
      </w:r>
      <w:r w:rsidR="006F0941">
        <w:rPr>
          <w:rFonts w:ascii="Arial" w:hAnsi="Arial" w:cs="Arial"/>
          <w:noProof/>
        </w:rPr>
        <w:t>6</w:t>
      </w:r>
      <w:r w:rsidR="00074B78" w:rsidRPr="00E8532F">
        <w:rPr>
          <w:rFonts w:ascii="Arial" w:hAnsi="Arial" w:cs="Arial"/>
        </w:rPr>
        <w:fldChar w:fldCharType="end"/>
      </w:r>
    </w:p>
    <w:p w:rsidR="0036147E" w:rsidRDefault="0036147E" w:rsidP="003E3D9D">
      <w:pPr>
        <w:rPr>
          <w:rFonts w:ascii="Arial" w:hAnsi="Arial" w:cs="Arial"/>
          <w:sz w:val="24"/>
        </w:rPr>
      </w:pPr>
    </w:p>
    <w:p w:rsidR="009E3765" w:rsidRDefault="003C715B" w:rsidP="009E3765">
      <w:pPr>
        <w:rPr>
          <w:rFonts w:ascii="Arial" w:hAnsi="Arial" w:cs="Arial"/>
          <w:sz w:val="24"/>
        </w:rPr>
      </w:pPr>
      <w:r>
        <w:rPr>
          <w:rFonts w:ascii="Arial" w:hAnsi="Arial" w:cs="Arial" w:hint="eastAsia"/>
          <w:sz w:val="24"/>
        </w:rPr>
        <w:t xml:space="preserve">Total Ball: </w:t>
      </w:r>
    </w:p>
    <w:p w:rsidR="009E3765" w:rsidRPr="00BA0AD0" w:rsidRDefault="009C687A" w:rsidP="009E3765">
      <w:pPr>
        <w:rPr>
          <w:rFonts w:ascii="Arial" w:hAnsi="Arial" w:cs="Arial"/>
          <w:sz w:val="24"/>
        </w:rPr>
      </w:pPr>
      <w:r>
        <w:rPr>
          <w:rFonts w:ascii="Arial" w:hAnsi="Arial" w:cs="Arial"/>
          <w:sz w:val="24"/>
        </w:rPr>
        <w:t xml:space="preserve">Digital Ball: </w:t>
      </w:r>
    </w:p>
    <w:p w:rsidR="009E3765" w:rsidRPr="00BA0AD0" w:rsidRDefault="009E3765" w:rsidP="009E3765">
      <w:pPr>
        <w:rPr>
          <w:rFonts w:ascii="Arial" w:hAnsi="Arial" w:cs="Arial"/>
          <w:sz w:val="24"/>
        </w:rPr>
      </w:pPr>
      <w:r w:rsidRPr="00BA0AD0">
        <w:rPr>
          <w:rFonts w:ascii="Arial" w:hAnsi="Arial" w:cs="Arial"/>
          <w:sz w:val="24"/>
        </w:rPr>
        <w:t xml:space="preserve">Power Ball: </w:t>
      </w:r>
    </w:p>
    <w:p w:rsidR="009E3765" w:rsidRPr="0062714E" w:rsidRDefault="009C687A" w:rsidP="009E3765">
      <w:pPr>
        <w:rPr>
          <w:rFonts w:ascii="Arial" w:hAnsi="Arial" w:cs="Arial"/>
          <w:sz w:val="24"/>
        </w:rPr>
      </w:pPr>
      <w:r>
        <w:rPr>
          <w:rFonts w:ascii="Arial" w:hAnsi="Arial" w:cs="Arial" w:hint="eastAsia"/>
          <w:sz w:val="24"/>
        </w:rPr>
        <w:lastRenderedPageBreak/>
        <w:t xml:space="preserve">GND BALL: </w:t>
      </w:r>
    </w:p>
    <w:p w:rsidR="000E599D" w:rsidRDefault="00346E09" w:rsidP="000E599D">
      <w:pPr>
        <w:widowControl/>
        <w:jc w:val="left"/>
      </w:pPr>
      <w:r>
        <w:rPr>
          <w:rFonts w:ascii="Arial" w:hAnsi="Arial" w:cs="Arial"/>
          <w:sz w:val="24"/>
        </w:rPr>
        <w:br w:type="page"/>
      </w:r>
    </w:p>
    <w:p w:rsidR="005D32C1" w:rsidRDefault="005D32C1" w:rsidP="00B65EE3">
      <w:pPr>
        <w:pStyle w:val="1"/>
      </w:pPr>
      <w:bookmarkStart w:id="4" w:name="_Toc491167886"/>
      <w:r>
        <w:rPr>
          <w:rFonts w:hint="eastAsia"/>
        </w:rPr>
        <w:lastRenderedPageBreak/>
        <w:t>Test temperature</w:t>
      </w:r>
      <w:r w:rsidR="00F0148C">
        <w:rPr>
          <w:rFonts w:hint="eastAsia"/>
        </w:rPr>
        <w:t xml:space="preserve"> and test </w:t>
      </w:r>
      <w:r w:rsidR="00F0148C">
        <w:t>sequence</w:t>
      </w:r>
      <w:r w:rsidR="0085250D">
        <w:rPr>
          <w:rFonts w:hint="eastAsia"/>
        </w:rPr>
        <w:t xml:space="preserve"> at WS</w:t>
      </w:r>
      <w:r w:rsidR="00DA139D">
        <w:rPr>
          <w:rFonts w:hint="eastAsia"/>
        </w:rPr>
        <w:t xml:space="preserve"> and FT</w:t>
      </w:r>
      <w:bookmarkEnd w:id="4"/>
    </w:p>
    <w:p w:rsidR="009C71DD" w:rsidRDefault="009C71DD" w:rsidP="00290A09"/>
    <w:p w:rsidR="005D04B9" w:rsidRDefault="0000136D" w:rsidP="00290A09">
      <w:pPr>
        <w:pStyle w:val="2"/>
      </w:pPr>
      <w:bookmarkStart w:id="5" w:name="_Toc491167887"/>
      <w:r>
        <w:t>WS test sequence</w:t>
      </w:r>
      <w:bookmarkEnd w:id="5"/>
      <w:r w:rsidR="00CE324D">
        <w:rPr>
          <w:rFonts w:hint="eastAsia"/>
        </w:rPr>
        <w:t xml:space="preserve"> </w:t>
      </w:r>
    </w:p>
    <w:p w:rsidR="00483414" w:rsidRPr="00483414" w:rsidRDefault="005D04B9" w:rsidP="00483414">
      <w:pPr>
        <w:pStyle w:val="2"/>
        <w:numPr>
          <w:ilvl w:val="0"/>
          <w:numId w:val="0"/>
        </w:numPr>
        <w:rPr>
          <w:sz w:val="28"/>
          <w:szCs w:val="28"/>
        </w:rPr>
      </w:pPr>
      <w:r>
        <w:rPr>
          <w:rFonts w:hint="eastAsia"/>
        </w:rPr>
        <w:tab/>
      </w:r>
      <w:bookmarkStart w:id="6" w:name="_Toc491167888"/>
      <w:r w:rsidR="00483414" w:rsidRPr="00483414">
        <w:rPr>
          <w:sz w:val="28"/>
          <w:szCs w:val="28"/>
        </w:rPr>
        <w:t>WS Test temperature is</w:t>
      </w:r>
      <w:bookmarkEnd w:id="6"/>
      <w:r w:rsidR="00483414" w:rsidRPr="00483414">
        <w:rPr>
          <w:sz w:val="28"/>
          <w:szCs w:val="28"/>
        </w:rPr>
        <w:t xml:space="preserve"> </w:t>
      </w:r>
    </w:p>
    <w:tbl>
      <w:tblPr>
        <w:tblW w:w="4734" w:type="dxa"/>
        <w:tblInd w:w="1895" w:type="dxa"/>
        <w:tblLook w:val="04A0"/>
      </w:tblPr>
      <w:tblGrid>
        <w:gridCol w:w="1080"/>
        <w:gridCol w:w="3654"/>
      </w:tblGrid>
      <w:tr w:rsidR="00B27A14" w:rsidRPr="00290A09" w:rsidTr="000A01B8">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7A14" w:rsidRPr="00290A09" w:rsidRDefault="00B27A14" w:rsidP="00D12000">
            <w:pPr>
              <w:widowControl/>
              <w:jc w:val="left"/>
              <w:rPr>
                <w:rFonts w:ascii="Arial" w:hAnsi="Arial" w:cs="Arial"/>
                <w:color w:val="000000"/>
                <w:kern w:val="0"/>
                <w:sz w:val="22"/>
                <w:szCs w:val="22"/>
              </w:rPr>
            </w:pPr>
          </w:p>
        </w:tc>
        <w:tc>
          <w:tcPr>
            <w:tcW w:w="3654" w:type="dxa"/>
            <w:tcBorders>
              <w:top w:val="single" w:sz="4" w:space="0" w:color="auto"/>
              <w:left w:val="nil"/>
              <w:bottom w:val="single" w:sz="4" w:space="0" w:color="auto"/>
              <w:right w:val="single" w:sz="4" w:space="0" w:color="auto"/>
            </w:tcBorders>
            <w:shd w:val="clear" w:color="auto" w:fill="auto"/>
            <w:noWrap/>
            <w:vAlign w:val="center"/>
            <w:hideMark/>
          </w:tcPr>
          <w:p w:rsidR="00B27A14" w:rsidRPr="00290A09" w:rsidRDefault="00B27A14" w:rsidP="00D12000">
            <w:pPr>
              <w:widowControl/>
              <w:jc w:val="left"/>
              <w:rPr>
                <w:rFonts w:ascii="Arial" w:hAnsi="Arial" w:cs="Arial"/>
                <w:color w:val="000000"/>
                <w:kern w:val="0"/>
                <w:sz w:val="22"/>
                <w:szCs w:val="22"/>
              </w:rPr>
            </w:pPr>
            <w:r>
              <w:rPr>
                <w:rFonts w:ascii="Arial" w:hAnsi="Arial" w:cs="Arial" w:hint="eastAsia"/>
                <w:color w:val="000000"/>
                <w:kern w:val="0"/>
                <w:sz w:val="22"/>
                <w:szCs w:val="22"/>
              </w:rPr>
              <w:t>WS</w:t>
            </w:r>
            <w:r w:rsidRPr="00290A09">
              <w:rPr>
                <w:rFonts w:ascii="Arial" w:hAnsi="Arial" w:cs="Arial"/>
                <w:color w:val="000000"/>
                <w:kern w:val="0"/>
                <w:sz w:val="22"/>
                <w:szCs w:val="22"/>
              </w:rPr>
              <w:t xml:space="preserve"> test item</w:t>
            </w:r>
          </w:p>
        </w:tc>
      </w:tr>
      <w:tr w:rsidR="00B27A14"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27A14" w:rsidRPr="00290A09" w:rsidRDefault="00B27A14" w:rsidP="00D12000">
            <w:pPr>
              <w:widowControl/>
              <w:jc w:val="right"/>
              <w:rPr>
                <w:rFonts w:ascii="Arial" w:hAnsi="Arial" w:cs="Arial"/>
                <w:color w:val="000000"/>
                <w:kern w:val="0"/>
                <w:sz w:val="22"/>
                <w:szCs w:val="22"/>
              </w:rPr>
            </w:pPr>
            <w:r w:rsidRPr="00290A09">
              <w:rPr>
                <w:rFonts w:ascii="Arial" w:hAnsi="Arial" w:cs="Arial"/>
                <w:color w:val="000000"/>
                <w:kern w:val="0"/>
                <w:sz w:val="22"/>
                <w:szCs w:val="22"/>
              </w:rPr>
              <w:t>1</w:t>
            </w:r>
          </w:p>
        </w:tc>
        <w:tc>
          <w:tcPr>
            <w:tcW w:w="3654" w:type="dxa"/>
            <w:tcBorders>
              <w:top w:val="nil"/>
              <w:left w:val="nil"/>
              <w:bottom w:val="single" w:sz="4" w:space="0" w:color="auto"/>
              <w:right w:val="single" w:sz="4" w:space="0" w:color="auto"/>
            </w:tcBorders>
            <w:shd w:val="clear" w:color="auto" w:fill="auto"/>
            <w:noWrap/>
            <w:vAlign w:val="center"/>
            <w:hideMark/>
          </w:tcPr>
          <w:p w:rsidR="00B27A14" w:rsidRPr="00290A09" w:rsidRDefault="00ED16EC" w:rsidP="00D12000">
            <w:pPr>
              <w:widowControl/>
              <w:jc w:val="left"/>
              <w:rPr>
                <w:rFonts w:ascii="Arial" w:hAnsi="Arial" w:cs="Arial"/>
                <w:color w:val="000000"/>
                <w:kern w:val="0"/>
                <w:sz w:val="22"/>
                <w:szCs w:val="22"/>
              </w:rPr>
            </w:pPr>
            <w:r w:rsidRPr="00290A09">
              <w:rPr>
                <w:rFonts w:ascii="Arial" w:hAnsi="Arial" w:cs="Arial"/>
                <w:color w:val="000000"/>
                <w:kern w:val="0"/>
                <w:sz w:val="22"/>
                <w:szCs w:val="22"/>
              </w:rPr>
              <w:t>DPS_short</w:t>
            </w:r>
          </w:p>
        </w:tc>
      </w:tr>
      <w:tr w:rsidR="00B27A14"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27A14" w:rsidRPr="00290A09" w:rsidRDefault="00B27A14" w:rsidP="00D12000">
            <w:pPr>
              <w:widowControl/>
              <w:jc w:val="right"/>
              <w:rPr>
                <w:rFonts w:ascii="Arial" w:hAnsi="Arial" w:cs="Arial"/>
                <w:color w:val="000000"/>
                <w:kern w:val="0"/>
                <w:sz w:val="22"/>
                <w:szCs w:val="22"/>
              </w:rPr>
            </w:pPr>
            <w:r w:rsidRPr="00290A09">
              <w:rPr>
                <w:rFonts w:ascii="Arial" w:hAnsi="Arial" w:cs="Arial"/>
                <w:color w:val="000000"/>
                <w:kern w:val="0"/>
                <w:sz w:val="22"/>
                <w:szCs w:val="22"/>
              </w:rPr>
              <w:t>2</w:t>
            </w:r>
          </w:p>
        </w:tc>
        <w:tc>
          <w:tcPr>
            <w:tcW w:w="3654" w:type="dxa"/>
            <w:tcBorders>
              <w:top w:val="nil"/>
              <w:left w:val="nil"/>
              <w:bottom w:val="single" w:sz="4" w:space="0" w:color="auto"/>
              <w:right w:val="single" w:sz="4" w:space="0" w:color="auto"/>
            </w:tcBorders>
            <w:shd w:val="clear" w:color="auto" w:fill="auto"/>
            <w:noWrap/>
            <w:vAlign w:val="center"/>
            <w:hideMark/>
          </w:tcPr>
          <w:p w:rsidR="00B27A14" w:rsidRPr="00290A09" w:rsidRDefault="00ED16EC" w:rsidP="00D12000">
            <w:pPr>
              <w:widowControl/>
              <w:jc w:val="left"/>
              <w:rPr>
                <w:rFonts w:ascii="Arial" w:hAnsi="Arial" w:cs="Arial"/>
                <w:color w:val="000000"/>
                <w:kern w:val="0"/>
                <w:sz w:val="22"/>
                <w:szCs w:val="22"/>
              </w:rPr>
            </w:pPr>
            <w:r w:rsidRPr="00290A09">
              <w:rPr>
                <w:rFonts w:ascii="Arial" w:hAnsi="Arial" w:cs="Arial"/>
                <w:color w:val="000000"/>
                <w:kern w:val="0"/>
                <w:sz w:val="22"/>
                <w:szCs w:val="22"/>
              </w:rPr>
              <w:t xml:space="preserve">Continuity </w:t>
            </w:r>
          </w:p>
        </w:tc>
      </w:tr>
      <w:tr w:rsidR="00B27A14"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27A14" w:rsidRPr="00290A09" w:rsidRDefault="00B27A14"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3</w:t>
            </w:r>
          </w:p>
        </w:tc>
        <w:tc>
          <w:tcPr>
            <w:tcW w:w="3654" w:type="dxa"/>
            <w:tcBorders>
              <w:top w:val="nil"/>
              <w:left w:val="nil"/>
              <w:bottom w:val="single" w:sz="4" w:space="0" w:color="auto"/>
              <w:right w:val="single" w:sz="4" w:space="0" w:color="auto"/>
            </w:tcBorders>
            <w:shd w:val="clear" w:color="auto" w:fill="auto"/>
            <w:noWrap/>
            <w:vAlign w:val="center"/>
            <w:hideMark/>
          </w:tcPr>
          <w:p w:rsidR="00B27A14" w:rsidRPr="00290A09" w:rsidRDefault="00B27A14" w:rsidP="00D12000">
            <w:pPr>
              <w:widowControl/>
              <w:jc w:val="left"/>
              <w:rPr>
                <w:rFonts w:ascii="Arial" w:hAnsi="Arial" w:cs="Arial"/>
                <w:color w:val="000000"/>
                <w:kern w:val="0"/>
                <w:sz w:val="22"/>
                <w:szCs w:val="22"/>
              </w:rPr>
            </w:pPr>
          </w:p>
        </w:tc>
      </w:tr>
      <w:tr w:rsidR="00B27A14"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27A14" w:rsidRPr="00290A09" w:rsidRDefault="00B27A14"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4</w:t>
            </w:r>
          </w:p>
        </w:tc>
        <w:tc>
          <w:tcPr>
            <w:tcW w:w="3654" w:type="dxa"/>
            <w:tcBorders>
              <w:top w:val="nil"/>
              <w:left w:val="nil"/>
              <w:bottom w:val="single" w:sz="4" w:space="0" w:color="auto"/>
              <w:right w:val="single" w:sz="4" w:space="0" w:color="auto"/>
            </w:tcBorders>
            <w:shd w:val="clear" w:color="auto" w:fill="auto"/>
            <w:noWrap/>
            <w:vAlign w:val="center"/>
            <w:hideMark/>
          </w:tcPr>
          <w:p w:rsidR="00B27A14" w:rsidRPr="00290A09" w:rsidRDefault="00B27A14" w:rsidP="00D12000">
            <w:pPr>
              <w:widowControl/>
              <w:jc w:val="left"/>
              <w:rPr>
                <w:rFonts w:ascii="Arial" w:hAnsi="Arial" w:cs="Arial"/>
                <w:color w:val="000000"/>
                <w:kern w:val="0"/>
                <w:sz w:val="22"/>
                <w:szCs w:val="22"/>
              </w:rPr>
            </w:pPr>
          </w:p>
        </w:tc>
      </w:tr>
      <w:tr w:rsidR="00ED16EC"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ED16EC" w:rsidRDefault="00ED16EC" w:rsidP="00D12000">
            <w:pPr>
              <w:widowControl/>
              <w:jc w:val="right"/>
              <w:rPr>
                <w:rFonts w:ascii="Arial" w:hAnsi="Arial" w:cs="Arial"/>
                <w:color w:val="000000"/>
                <w:kern w:val="0"/>
                <w:sz w:val="22"/>
                <w:szCs w:val="22"/>
              </w:rPr>
            </w:pPr>
            <w:r>
              <w:rPr>
                <w:rFonts w:ascii="Arial" w:hAnsi="Arial" w:cs="Arial"/>
                <w:color w:val="000000"/>
                <w:kern w:val="0"/>
                <w:sz w:val="22"/>
                <w:szCs w:val="22"/>
              </w:rPr>
              <w:t>5</w:t>
            </w:r>
          </w:p>
        </w:tc>
        <w:tc>
          <w:tcPr>
            <w:tcW w:w="3654" w:type="dxa"/>
            <w:tcBorders>
              <w:top w:val="nil"/>
              <w:left w:val="nil"/>
              <w:bottom w:val="single" w:sz="4" w:space="0" w:color="auto"/>
              <w:right w:val="single" w:sz="4" w:space="0" w:color="auto"/>
            </w:tcBorders>
            <w:shd w:val="clear" w:color="auto" w:fill="auto"/>
            <w:noWrap/>
            <w:vAlign w:val="center"/>
            <w:hideMark/>
          </w:tcPr>
          <w:p w:rsidR="00ED16EC" w:rsidRPr="00290A09" w:rsidRDefault="00ED16EC" w:rsidP="00D12000">
            <w:pPr>
              <w:widowControl/>
              <w:jc w:val="left"/>
              <w:rPr>
                <w:rFonts w:ascii="Arial" w:hAnsi="Arial" w:cs="Arial"/>
                <w:color w:val="000000"/>
                <w:kern w:val="0"/>
                <w:sz w:val="22"/>
                <w:szCs w:val="22"/>
              </w:rPr>
            </w:pPr>
          </w:p>
        </w:tc>
      </w:tr>
      <w:tr w:rsidR="00ED16EC"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ED16EC" w:rsidRPr="00290A09" w:rsidRDefault="00E343F0"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6</w:t>
            </w:r>
          </w:p>
        </w:tc>
        <w:tc>
          <w:tcPr>
            <w:tcW w:w="3654" w:type="dxa"/>
            <w:tcBorders>
              <w:top w:val="nil"/>
              <w:left w:val="nil"/>
              <w:bottom w:val="single" w:sz="4" w:space="0" w:color="auto"/>
              <w:right w:val="single" w:sz="4" w:space="0" w:color="auto"/>
            </w:tcBorders>
            <w:shd w:val="clear" w:color="auto" w:fill="auto"/>
            <w:noWrap/>
            <w:vAlign w:val="center"/>
            <w:hideMark/>
          </w:tcPr>
          <w:p w:rsidR="00ED16EC" w:rsidRPr="00290A09" w:rsidRDefault="00ED16EC" w:rsidP="00D12000">
            <w:pPr>
              <w:widowControl/>
              <w:jc w:val="left"/>
              <w:rPr>
                <w:rFonts w:ascii="Arial" w:hAnsi="Arial" w:cs="Arial"/>
                <w:color w:val="000000"/>
                <w:kern w:val="0"/>
                <w:sz w:val="22"/>
                <w:szCs w:val="22"/>
              </w:rPr>
            </w:pPr>
          </w:p>
        </w:tc>
      </w:tr>
      <w:tr w:rsidR="00ED16EC"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ED16EC" w:rsidRDefault="00E343F0"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7</w:t>
            </w:r>
          </w:p>
        </w:tc>
        <w:tc>
          <w:tcPr>
            <w:tcW w:w="3654" w:type="dxa"/>
            <w:tcBorders>
              <w:top w:val="nil"/>
              <w:left w:val="nil"/>
              <w:bottom w:val="single" w:sz="4" w:space="0" w:color="auto"/>
              <w:right w:val="single" w:sz="4" w:space="0" w:color="auto"/>
            </w:tcBorders>
            <w:shd w:val="clear" w:color="auto" w:fill="auto"/>
            <w:noWrap/>
            <w:vAlign w:val="center"/>
            <w:hideMark/>
          </w:tcPr>
          <w:p w:rsidR="00ED16EC" w:rsidRDefault="00ED16EC" w:rsidP="00D12000">
            <w:pPr>
              <w:widowControl/>
              <w:jc w:val="left"/>
              <w:rPr>
                <w:rFonts w:ascii="Arial" w:hAnsi="Arial" w:cs="Arial"/>
                <w:color w:val="000000"/>
                <w:kern w:val="0"/>
                <w:sz w:val="22"/>
                <w:szCs w:val="22"/>
              </w:rPr>
            </w:pPr>
          </w:p>
        </w:tc>
      </w:tr>
      <w:tr w:rsidR="00ED16EC"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ED16EC" w:rsidRPr="00290A09" w:rsidRDefault="00E343F0"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8</w:t>
            </w:r>
          </w:p>
        </w:tc>
        <w:tc>
          <w:tcPr>
            <w:tcW w:w="3654" w:type="dxa"/>
            <w:tcBorders>
              <w:top w:val="nil"/>
              <w:left w:val="nil"/>
              <w:bottom w:val="single" w:sz="4" w:space="0" w:color="auto"/>
              <w:right w:val="single" w:sz="4" w:space="0" w:color="auto"/>
            </w:tcBorders>
            <w:shd w:val="clear" w:color="auto" w:fill="auto"/>
            <w:noWrap/>
            <w:vAlign w:val="center"/>
            <w:hideMark/>
          </w:tcPr>
          <w:p w:rsidR="00ED16EC" w:rsidRPr="00290A09" w:rsidRDefault="00ED16EC" w:rsidP="00D12000">
            <w:pPr>
              <w:widowControl/>
              <w:jc w:val="left"/>
              <w:rPr>
                <w:rFonts w:ascii="Arial" w:hAnsi="Arial" w:cs="Arial"/>
                <w:color w:val="000000"/>
                <w:kern w:val="0"/>
                <w:sz w:val="22"/>
                <w:szCs w:val="22"/>
              </w:rPr>
            </w:pPr>
          </w:p>
        </w:tc>
      </w:tr>
      <w:tr w:rsidR="009D313B"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9D313B" w:rsidRDefault="009D313B"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9</w:t>
            </w:r>
          </w:p>
        </w:tc>
        <w:tc>
          <w:tcPr>
            <w:tcW w:w="3654" w:type="dxa"/>
            <w:tcBorders>
              <w:top w:val="nil"/>
              <w:left w:val="nil"/>
              <w:bottom w:val="single" w:sz="4" w:space="0" w:color="auto"/>
              <w:right w:val="single" w:sz="4" w:space="0" w:color="auto"/>
            </w:tcBorders>
            <w:shd w:val="clear" w:color="auto" w:fill="auto"/>
            <w:noWrap/>
            <w:vAlign w:val="center"/>
            <w:hideMark/>
          </w:tcPr>
          <w:p w:rsidR="009D313B" w:rsidRPr="00290A09" w:rsidRDefault="009D313B" w:rsidP="00D12000">
            <w:pPr>
              <w:widowControl/>
              <w:jc w:val="left"/>
              <w:rPr>
                <w:rFonts w:ascii="Arial" w:hAnsi="Arial" w:cs="Arial"/>
                <w:color w:val="000000"/>
                <w:kern w:val="0"/>
                <w:sz w:val="22"/>
                <w:szCs w:val="22"/>
              </w:rPr>
            </w:pPr>
          </w:p>
        </w:tc>
      </w:tr>
      <w:tr w:rsidR="009D313B"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9D313B"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10</w:t>
            </w:r>
          </w:p>
        </w:tc>
        <w:tc>
          <w:tcPr>
            <w:tcW w:w="3654" w:type="dxa"/>
            <w:tcBorders>
              <w:top w:val="nil"/>
              <w:left w:val="nil"/>
              <w:bottom w:val="single" w:sz="4" w:space="0" w:color="auto"/>
              <w:right w:val="single" w:sz="4" w:space="0" w:color="auto"/>
            </w:tcBorders>
            <w:shd w:val="clear" w:color="auto" w:fill="auto"/>
            <w:noWrap/>
            <w:vAlign w:val="center"/>
            <w:hideMark/>
          </w:tcPr>
          <w:p w:rsidR="009D313B" w:rsidRPr="00290A09" w:rsidRDefault="009D313B"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color w:val="000000"/>
                <w:kern w:val="0"/>
                <w:sz w:val="22"/>
                <w:szCs w:val="22"/>
              </w:rPr>
              <w:t>1</w:t>
            </w:r>
            <w:r>
              <w:rPr>
                <w:rFonts w:ascii="Arial" w:hAnsi="Arial" w:cs="Arial" w:hint="eastAsia"/>
                <w:color w:val="000000"/>
                <w:kern w:val="0"/>
                <w:sz w:val="22"/>
                <w:szCs w:val="22"/>
              </w:rPr>
              <w:t>1</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12</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13</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14</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15</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16</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color w:val="000000"/>
                <w:kern w:val="0"/>
                <w:sz w:val="22"/>
                <w:szCs w:val="22"/>
              </w:rPr>
              <w:t>1</w:t>
            </w:r>
            <w:r>
              <w:rPr>
                <w:rFonts w:ascii="Arial" w:hAnsi="Arial" w:cs="Arial" w:hint="eastAsia"/>
                <w:color w:val="000000"/>
                <w:kern w:val="0"/>
                <w:sz w:val="22"/>
                <w:szCs w:val="22"/>
              </w:rPr>
              <w:t>7</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18</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19</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20</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0A01B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21</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0A01B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22</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0A01B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23</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24</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4C1153" w:rsidRDefault="0062526A" w:rsidP="00D12000">
            <w:pPr>
              <w:widowControl/>
              <w:jc w:val="left"/>
              <w:rPr>
                <w:rFonts w:ascii="Arial" w:hAnsi="Arial" w:cs="Arial"/>
                <w:color w:val="000000"/>
                <w:kern w:val="0"/>
                <w:sz w:val="22"/>
                <w:szCs w:val="22"/>
              </w:rPr>
            </w:pPr>
          </w:p>
        </w:tc>
      </w:tr>
      <w:tr w:rsidR="0062526A" w:rsidRPr="00290A09"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25</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4C1153" w:rsidRDefault="0062526A" w:rsidP="00D12000">
            <w:pPr>
              <w:widowControl/>
              <w:jc w:val="left"/>
              <w:rPr>
                <w:rFonts w:ascii="Arial" w:hAnsi="Arial" w:cs="Arial"/>
                <w:color w:val="000000"/>
                <w:kern w:val="0"/>
                <w:sz w:val="22"/>
                <w:szCs w:val="22"/>
              </w:rPr>
            </w:pPr>
          </w:p>
        </w:tc>
      </w:tr>
      <w:tr w:rsidR="0062526A" w:rsidRPr="0051713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26</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51713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27</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51713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28</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51713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29</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51713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30</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62526A" w:rsidRPr="0051713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t>31</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D12000">
            <w:pPr>
              <w:widowControl/>
              <w:jc w:val="left"/>
              <w:rPr>
                <w:rFonts w:ascii="Arial" w:hAnsi="Arial" w:cs="Arial"/>
                <w:color w:val="000000"/>
                <w:kern w:val="0"/>
                <w:sz w:val="22"/>
                <w:szCs w:val="22"/>
              </w:rPr>
            </w:pPr>
          </w:p>
        </w:tc>
      </w:tr>
      <w:tr w:rsidR="00C513C5" w:rsidRPr="00517138" w:rsidTr="000A01B8">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13C5" w:rsidRPr="00290A09" w:rsidRDefault="009D313B" w:rsidP="00D12000">
            <w:pPr>
              <w:widowControl/>
              <w:jc w:val="right"/>
              <w:rPr>
                <w:rFonts w:ascii="Arial" w:hAnsi="Arial" w:cs="Arial"/>
                <w:color w:val="000000"/>
                <w:kern w:val="0"/>
                <w:sz w:val="22"/>
                <w:szCs w:val="22"/>
              </w:rPr>
            </w:pPr>
            <w:r>
              <w:rPr>
                <w:rFonts w:ascii="Arial" w:hAnsi="Arial" w:cs="Arial" w:hint="eastAsia"/>
                <w:color w:val="000000"/>
                <w:kern w:val="0"/>
                <w:sz w:val="22"/>
                <w:szCs w:val="22"/>
              </w:rPr>
              <w:lastRenderedPageBreak/>
              <w:t>3</w:t>
            </w:r>
            <w:r w:rsidR="0062526A">
              <w:rPr>
                <w:rFonts w:ascii="Arial" w:hAnsi="Arial" w:cs="Arial" w:hint="eastAsia"/>
                <w:color w:val="000000"/>
                <w:kern w:val="0"/>
                <w:sz w:val="22"/>
                <w:szCs w:val="22"/>
              </w:rPr>
              <w:t>2</w:t>
            </w:r>
          </w:p>
        </w:tc>
        <w:tc>
          <w:tcPr>
            <w:tcW w:w="3654" w:type="dxa"/>
            <w:tcBorders>
              <w:top w:val="nil"/>
              <w:left w:val="nil"/>
              <w:bottom w:val="single" w:sz="4" w:space="0" w:color="auto"/>
              <w:right w:val="single" w:sz="4" w:space="0" w:color="auto"/>
            </w:tcBorders>
            <w:shd w:val="clear" w:color="auto" w:fill="auto"/>
            <w:noWrap/>
            <w:vAlign w:val="center"/>
            <w:hideMark/>
          </w:tcPr>
          <w:p w:rsidR="00C513C5" w:rsidRPr="00C513C5" w:rsidRDefault="00C513C5" w:rsidP="00D12000">
            <w:pPr>
              <w:widowControl/>
              <w:jc w:val="left"/>
              <w:rPr>
                <w:rFonts w:ascii="Arial" w:hAnsi="Arial" w:cs="Arial"/>
                <w:color w:val="000000"/>
                <w:kern w:val="0"/>
                <w:sz w:val="22"/>
                <w:szCs w:val="22"/>
              </w:rPr>
            </w:pPr>
          </w:p>
        </w:tc>
      </w:tr>
    </w:tbl>
    <w:p w:rsidR="005D32C1" w:rsidRDefault="00C270EA" w:rsidP="00C270EA">
      <w:pPr>
        <w:pStyle w:val="af"/>
        <w:rPr>
          <w:rFonts w:ascii="Arial" w:hAnsi="Arial" w:cs="Arial"/>
        </w:rPr>
      </w:pPr>
      <w:r w:rsidRPr="00C270EA">
        <w:rPr>
          <w:rFonts w:ascii="Arial" w:hAnsi="Arial" w:cs="Arial"/>
        </w:rPr>
        <w:t xml:space="preserve">Table </w:t>
      </w:r>
      <w:r w:rsidR="00074B78" w:rsidRPr="00C270EA">
        <w:rPr>
          <w:rFonts w:ascii="Arial" w:hAnsi="Arial" w:cs="Arial"/>
        </w:rPr>
        <w:fldChar w:fldCharType="begin"/>
      </w:r>
      <w:r w:rsidRPr="00C270EA">
        <w:rPr>
          <w:rFonts w:ascii="Arial" w:hAnsi="Arial" w:cs="Arial"/>
        </w:rPr>
        <w:instrText xml:space="preserve"> SEQ Table \* ARABIC </w:instrText>
      </w:r>
      <w:r w:rsidR="00074B78" w:rsidRPr="00C270EA">
        <w:rPr>
          <w:rFonts w:ascii="Arial" w:hAnsi="Arial" w:cs="Arial"/>
        </w:rPr>
        <w:fldChar w:fldCharType="separate"/>
      </w:r>
      <w:r w:rsidR="006F0941">
        <w:rPr>
          <w:rFonts w:ascii="Arial" w:hAnsi="Arial" w:cs="Arial"/>
          <w:noProof/>
        </w:rPr>
        <w:t>7</w:t>
      </w:r>
      <w:r w:rsidR="00074B78" w:rsidRPr="00C270EA">
        <w:rPr>
          <w:rFonts w:ascii="Arial" w:hAnsi="Arial" w:cs="Arial"/>
        </w:rPr>
        <w:fldChar w:fldCharType="end"/>
      </w:r>
    </w:p>
    <w:p w:rsidR="003E6C1A" w:rsidRPr="003E6C1A" w:rsidRDefault="003E6C1A" w:rsidP="003E6C1A">
      <w:pPr>
        <w:rPr>
          <w:rFonts w:ascii="Arial" w:hAnsi="Arial" w:cs="Arial"/>
          <w:b/>
          <w:sz w:val="22"/>
          <w:szCs w:val="22"/>
        </w:rPr>
      </w:pPr>
      <w:r w:rsidRPr="003E6C1A">
        <w:rPr>
          <w:rFonts w:ascii="Arial" w:hAnsi="Arial" w:cs="Arial"/>
          <w:b/>
          <w:sz w:val="22"/>
          <w:szCs w:val="22"/>
        </w:rPr>
        <w:t>WS must use t</w:t>
      </w:r>
      <w:r w:rsidR="00F46B5C">
        <w:rPr>
          <w:rFonts w:ascii="Arial" w:hAnsi="Arial" w:cs="Arial"/>
          <w:b/>
          <w:sz w:val="22"/>
          <w:szCs w:val="22"/>
        </w:rPr>
        <w:t xml:space="preserve">he wafer map from </w:t>
      </w:r>
      <w:r w:rsidR="00F46B5C">
        <w:rPr>
          <w:rFonts w:ascii="Arial" w:hAnsi="Arial" w:cs="Arial" w:hint="eastAsia"/>
          <w:b/>
          <w:sz w:val="22"/>
          <w:szCs w:val="22"/>
        </w:rPr>
        <w:t>ST</w:t>
      </w:r>
      <w:r w:rsidRPr="003E6C1A">
        <w:rPr>
          <w:rFonts w:ascii="Arial" w:hAnsi="Arial" w:cs="Arial"/>
          <w:b/>
          <w:sz w:val="22"/>
          <w:szCs w:val="22"/>
        </w:rPr>
        <w:t>.</w:t>
      </w:r>
    </w:p>
    <w:p w:rsidR="00024457" w:rsidRDefault="004C1153" w:rsidP="00024457">
      <w:pPr>
        <w:pStyle w:val="2"/>
      </w:pPr>
      <w:bookmarkStart w:id="7" w:name="_Toc491167889"/>
      <w:r w:rsidRPr="0000136D">
        <w:rPr>
          <w:rFonts w:hint="eastAsia"/>
        </w:rPr>
        <w:t>FT</w:t>
      </w:r>
      <w:r w:rsidR="0000136D" w:rsidRPr="0000136D">
        <w:t xml:space="preserve"> test sequence</w:t>
      </w:r>
      <w:bookmarkEnd w:id="7"/>
      <w:r w:rsidR="00AB0919">
        <w:rPr>
          <w:rFonts w:hint="eastAsia"/>
        </w:rPr>
        <w:t xml:space="preserve"> </w:t>
      </w:r>
    </w:p>
    <w:p w:rsidR="00483414" w:rsidRPr="00483414" w:rsidRDefault="005D04B9" w:rsidP="00483414">
      <w:pPr>
        <w:pStyle w:val="2"/>
        <w:numPr>
          <w:ilvl w:val="0"/>
          <w:numId w:val="0"/>
        </w:numPr>
        <w:ind w:left="576"/>
        <w:rPr>
          <w:sz w:val="28"/>
          <w:szCs w:val="28"/>
        </w:rPr>
      </w:pPr>
      <w:bookmarkStart w:id="8" w:name="_Toc491167890"/>
      <w:r>
        <w:rPr>
          <w:rFonts w:hint="eastAsia"/>
          <w:sz w:val="28"/>
          <w:szCs w:val="28"/>
        </w:rPr>
        <w:t xml:space="preserve">FT </w:t>
      </w:r>
      <w:r w:rsidR="00483414" w:rsidRPr="00483414">
        <w:rPr>
          <w:sz w:val="28"/>
          <w:szCs w:val="28"/>
        </w:rPr>
        <w:t>Test temperature is</w:t>
      </w:r>
      <w:bookmarkEnd w:id="8"/>
      <w:r w:rsidR="00483414" w:rsidRPr="00483414">
        <w:rPr>
          <w:sz w:val="28"/>
          <w:szCs w:val="28"/>
        </w:rPr>
        <w:t xml:space="preserve"> </w:t>
      </w:r>
    </w:p>
    <w:tbl>
      <w:tblPr>
        <w:tblW w:w="4734" w:type="dxa"/>
        <w:tblInd w:w="1895" w:type="dxa"/>
        <w:tblLook w:val="04A0"/>
      </w:tblPr>
      <w:tblGrid>
        <w:gridCol w:w="1080"/>
        <w:gridCol w:w="3654"/>
      </w:tblGrid>
      <w:tr w:rsidR="004538A4" w:rsidRPr="00290A09" w:rsidTr="004538A4">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38A4" w:rsidRPr="00290A09" w:rsidRDefault="004538A4" w:rsidP="00F64E59">
            <w:pPr>
              <w:widowControl/>
              <w:jc w:val="left"/>
              <w:rPr>
                <w:rFonts w:ascii="Arial" w:hAnsi="Arial" w:cs="Arial"/>
                <w:color w:val="000000"/>
                <w:kern w:val="0"/>
                <w:sz w:val="22"/>
                <w:szCs w:val="22"/>
              </w:rPr>
            </w:pPr>
          </w:p>
        </w:tc>
        <w:tc>
          <w:tcPr>
            <w:tcW w:w="3654" w:type="dxa"/>
            <w:tcBorders>
              <w:top w:val="single" w:sz="4" w:space="0" w:color="auto"/>
              <w:left w:val="nil"/>
              <w:bottom w:val="single" w:sz="4" w:space="0" w:color="auto"/>
              <w:right w:val="single" w:sz="4" w:space="0" w:color="auto"/>
            </w:tcBorders>
            <w:shd w:val="clear" w:color="auto" w:fill="auto"/>
            <w:noWrap/>
            <w:vAlign w:val="center"/>
            <w:hideMark/>
          </w:tcPr>
          <w:p w:rsidR="004538A4" w:rsidRPr="00290A09" w:rsidRDefault="004538A4" w:rsidP="00F64E59">
            <w:pPr>
              <w:widowControl/>
              <w:jc w:val="left"/>
              <w:rPr>
                <w:rFonts w:ascii="Arial" w:hAnsi="Arial" w:cs="Arial"/>
                <w:color w:val="000000"/>
                <w:kern w:val="0"/>
                <w:sz w:val="22"/>
                <w:szCs w:val="22"/>
              </w:rPr>
            </w:pPr>
            <w:r>
              <w:rPr>
                <w:rFonts w:ascii="Arial" w:hAnsi="Arial" w:cs="Arial" w:hint="eastAsia"/>
                <w:color w:val="000000"/>
                <w:kern w:val="0"/>
                <w:sz w:val="22"/>
                <w:szCs w:val="22"/>
              </w:rPr>
              <w:t>FT</w:t>
            </w:r>
            <w:r w:rsidRPr="00290A09">
              <w:rPr>
                <w:rFonts w:ascii="Arial" w:hAnsi="Arial" w:cs="Arial"/>
                <w:color w:val="000000"/>
                <w:kern w:val="0"/>
                <w:sz w:val="22"/>
                <w:szCs w:val="22"/>
              </w:rPr>
              <w:t xml:space="preserve"> test item</w:t>
            </w: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Pr="00290A09" w:rsidRDefault="003C3E27" w:rsidP="00F64E59">
            <w:pPr>
              <w:widowControl/>
              <w:jc w:val="right"/>
              <w:rPr>
                <w:rFonts w:ascii="Arial" w:hAnsi="Arial" w:cs="Arial"/>
                <w:color w:val="000000"/>
                <w:kern w:val="0"/>
                <w:sz w:val="22"/>
                <w:szCs w:val="22"/>
              </w:rPr>
            </w:pPr>
            <w:r w:rsidRPr="00290A09">
              <w:rPr>
                <w:rFonts w:ascii="Arial" w:hAnsi="Arial" w:cs="Arial"/>
                <w:color w:val="000000"/>
                <w:kern w:val="0"/>
                <w:sz w:val="22"/>
                <w:szCs w:val="22"/>
              </w:rPr>
              <w:t>1</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Pr="00290A09" w:rsidRDefault="003C3E27" w:rsidP="00F64E59">
            <w:pPr>
              <w:widowControl/>
              <w:jc w:val="left"/>
              <w:rPr>
                <w:rFonts w:ascii="Arial" w:hAnsi="Arial" w:cs="Arial"/>
                <w:color w:val="000000"/>
                <w:kern w:val="0"/>
                <w:sz w:val="22"/>
                <w:szCs w:val="22"/>
              </w:rPr>
            </w:pPr>
            <w:r w:rsidRPr="00290A09">
              <w:rPr>
                <w:rFonts w:ascii="Arial" w:hAnsi="Arial" w:cs="Arial"/>
                <w:color w:val="000000"/>
                <w:kern w:val="0"/>
                <w:sz w:val="22"/>
                <w:szCs w:val="22"/>
              </w:rPr>
              <w:t>DPS_short</w:t>
            </w: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Pr="00290A09" w:rsidRDefault="003C3E27" w:rsidP="00F64E59">
            <w:pPr>
              <w:widowControl/>
              <w:jc w:val="right"/>
              <w:rPr>
                <w:rFonts w:ascii="Arial" w:hAnsi="Arial" w:cs="Arial"/>
                <w:color w:val="000000"/>
                <w:kern w:val="0"/>
                <w:sz w:val="22"/>
                <w:szCs w:val="22"/>
              </w:rPr>
            </w:pPr>
            <w:r w:rsidRPr="00290A09">
              <w:rPr>
                <w:rFonts w:ascii="Arial" w:hAnsi="Arial" w:cs="Arial"/>
                <w:color w:val="000000"/>
                <w:kern w:val="0"/>
                <w:sz w:val="22"/>
                <w:szCs w:val="22"/>
              </w:rPr>
              <w:t>2</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Pr="00290A09" w:rsidRDefault="003C3E27" w:rsidP="00F64E59">
            <w:pPr>
              <w:widowControl/>
              <w:jc w:val="left"/>
              <w:rPr>
                <w:rFonts w:ascii="Arial" w:hAnsi="Arial" w:cs="Arial"/>
                <w:color w:val="000000"/>
                <w:kern w:val="0"/>
                <w:sz w:val="22"/>
                <w:szCs w:val="22"/>
              </w:rPr>
            </w:pPr>
            <w:r w:rsidRPr="00290A09">
              <w:rPr>
                <w:rFonts w:ascii="Arial" w:hAnsi="Arial" w:cs="Arial"/>
                <w:color w:val="000000"/>
                <w:kern w:val="0"/>
                <w:sz w:val="22"/>
                <w:szCs w:val="22"/>
              </w:rPr>
              <w:t xml:space="preserve">Continuity </w:t>
            </w: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Pr="00290A09" w:rsidRDefault="003C3E27"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3</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Pr="00290A09" w:rsidRDefault="003C3E27" w:rsidP="00F64E59">
            <w:pPr>
              <w:widowControl/>
              <w:jc w:val="left"/>
              <w:rPr>
                <w:rFonts w:ascii="Arial" w:hAnsi="Arial" w:cs="Arial"/>
                <w:color w:val="000000"/>
                <w:kern w:val="0"/>
                <w:sz w:val="22"/>
                <w:szCs w:val="22"/>
              </w:rPr>
            </w:pP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Pr="00290A09" w:rsidRDefault="003C3E27"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4</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Pr="00290A09" w:rsidRDefault="003C3E27" w:rsidP="00F64E59">
            <w:pPr>
              <w:widowControl/>
              <w:jc w:val="left"/>
              <w:rPr>
                <w:rFonts w:ascii="Arial" w:hAnsi="Arial" w:cs="Arial"/>
                <w:color w:val="000000"/>
                <w:kern w:val="0"/>
                <w:sz w:val="22"/>
                <w:szCs w:val="22"/>
              </w:rPr>
            </w:pP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Default="003C3E27" w:rsidP="00F64E59">
            <w:pPr>
              <w:widowControl/>
              <w:jc w:val="right"/>
              <w:rPr>
                <w:rFonts w:ascii="Arial" w:hAnsi="Arial" w:cs="Arial"/>
                <w:color w:val="000000"/>
                <w:kern w:val="0"/>
                <w:sz w:val="22"/>
                <w:szCs w:val="22"/>
              </w:rPr>
            </w:pPr>
            <w:r>
              <w:rPr>
                <w:rFonts w:ascii="Arial" w:hAnsi="Arial" w:cs="Arial"/>
                <w:color w:val="000000"/>
                <w:kern w:val="0"/>
                <w:sz w:val="22"/>
                <w:szCs w:val="22"/>
              </w:rPr>
              <w:t>5</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Pr="00290A09" w:rsidRDefault="003C3E27" w:rsidP="00F64E59">
            <w:pPr>
              <w:widowControl/>
              <w:jc w:val="left"/>
              <w:rPr>
                <w:rFonts w:ascii="Arial" w:hAnsi="Arial" w:cs="Arial"/>
                <w:color w:val="000000"/>
                <w:kern w:val="0"/>
                <w:sz w:val="22"/>
                <w:szCs w:val="22"/>
              </w:rPr>
            </w:pP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Pr="00290A09" w:rsidRDefault="003C3E27"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6</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Pr="00290A09" w:rsidRDefault="003C3E27" w:rsidP="00F64E59">
            <w:pPr>
              <w:widowControl/>
              <w:jc w:val="left"/>
              <w:rPr>
                <w:rFonts w:ascii="Arial" w:hAnsi="Arial" w:cs="Arial"/>
                <w:color w:val="000000"/>
                <w:kern w:val="0"/>
                <w:sz w:val="22"/>
                <w:szCs w:val="22"/>
              </w:rPr>
            </w:pP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Default="003C3E27"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7</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Default="003C3E27" w:rsidP="00F64E59">
            <w:pPr>
              <w:widowControl/>
              <w:jc w:val="left"/>
              <w:rPr>
                <w:rFonts w:ascii="Arial" w:hAnsi="Arial" w:cs="Arial"/>
                <w:color w:val="000000"/>
                <w:kern w:val="0"/>
                <w:sz w:val="22"/>
                <w:szCs w:val="22"/>
              </w:rPr>
            </w:pP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Pr="00290A09" w:rsidRDefault="003C3E27"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8</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Pr="00290A09" w:rsidRDefault="003C3E27" w:rsidP="00F64E59">
            <w:pPr>
              <w:widowControl/>
              <w:jc w:val="left"/>
              <w:rPr>
                <w:rFonts w:ascii="Arial" w:hAnsi="Arial" w:cs="Arial"/>
                <w:color w:val="000000"/>
                <w:kern w:val="0"/>
                <w:sz w:val="22"/>
                <w:szCs w:val="22"/>
              </w:rPr>
            </w:pPr>
          </w:p>
        </w:tc>
      </w:tr>
      <w:tr w:rsidR="003C3E27"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C3E27" w:rsidRDefault="003C3E27"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9</w:t>
            </w:r>
          </w:p>
        </w:tc>
        <w:tc>
          <w:tcPr>
            <w:tcW w:w="3654" w:type="dxa"/>
            <w:tcBorders>
              <w:top w:val="nil"/>
              <w:left w:val="nil"/>
              <w:bottom w:val="single" w:sz="4" w:space="0" w:color="auto"/>
              <w:right w:val="single" w:sz="4" w:space="0" w:color="auto"/>
            </w:tcBorders>
            <w:shd w:val="clear" w:color="auto" w:fill="auto"/>
            <w:noWrap/>
            <w:vAlign w:val="center"/>
            <w:hideMark/>
          </w:tcPr>
          <w:p w:rsidR="003C3E27" w:rsidRPr="00290A09" w:rsidRDefault="003C3E27"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10</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color w:val="000000"/>
                <w:kern w:val="0"/>
                <w:sz w:val="22"/>
                <w:szCs w:val="22"/>
              </w:rPr>
              <w:t>1</w:t>
            </w:r>
            <w:r>
              <w:rPr>
                <w:rFonts w:ascii="Arial" w:hAnsi="Arial" w:cs="Arial" w:hint="eastAsia"/>
                <w:color w:val="000000"/>
                <w:kern w:val="0"/>
                <w:sz w:val="22"/>
                <w:szCs w:val="22"/>
              </w:rPr>
              <w:t>1</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12</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13</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14</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15</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16</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color w:val="000000"/>
                <w:kern w:val="0"/>
                <w:sz w:val="22"/>
                <w:szCs w:val="22"/>
              </w:rPr>
              <w:t>1</w:t>
            </w:r>
            <w:r>
              <w:rPr>
                <w:rFonts w:ascii="Arial" w:hAnsi="Arial" w:cs="Arial" w:hint="eastAsia"/>
                <w:color w:val="000000"/>
                <w:kern w:val="0"/>
                <w:sz w:val="22"/>
                <w:szCs w:val="22"/>
              </w:rPr>
              <w:t>7</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290A09"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18</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19</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20</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0A01B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21</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0A01B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22</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0A01B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23</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24</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4C1153" w:rsidRDefault="0062526A" w:rsidP="00F64E59">
            <w:pPr>
              <w:widowControl/>
              <w:jc w:val="left"/>
              <w:rPr>
                <w:rFonts w:ascii="Arial" w:hAnsi="Arial" w:cs="Arial"/>
                <w:color w:val="000000"/>
                <w:kern w:val="0"/>
                <w:sz w:val="22"/>
                <w:szCs w:val="22"/>
              </w:rPr>
            </w:pPr>
          </w:p>
        </w:tc>
      </w:tr>
      <w:tr w:rsidR="0062526A" w:rsidRPr="00290A09"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25</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4C1153" w:rsidRDefault="0062526A" w:rsidP="00F64E59">
            <w:pPr>
              <w:widowControl/>
              <w:jc w:val="left"/>
              <w:rPr>
                <w:rFonts w:ascii="Arial" w:hAnsi="Arial" w:cs="Arial"/>
                <w:color w:val="000000"/>
                <w:kern w:val="0"/>
                <w:sz w:val="22"/>
                <w:szCs w:val="22"/>
              </w:rPr>
            </w:pPr>
          </w:p>
        </w:tc>
      </w:tr>
      <w:tr w:rsidR="0062526A" w:rsidRPr="0051713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26</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51713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27</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51713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28</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51713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29</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51713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30</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51713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31</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Default="0062526A" w:rsidP="00F64E59">
            <w:pPr>
              <w:widowControl/>
              <w:jc w:val="left"/>
              <w:rPr>
                <w:rFonts w:ascii="Arial" w:hAnsi="Arial" w:cs="Arial"/>
                <w:color w:val="000000"/>
                <w:kern w:val="0"/>
                <w:sz w:val="22"/>
                <w:szCs w:val="22"/>
              </w:rPr>
            </w:pPr>
          </w:p>
        </w:tc>
      </w:tr>
      <w:tr w:rsidR="0062526A" w:rsidRPr="00517138" w:rsidTr="00F64E5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2526A" w:rsidRPr="00290A09" w:rsidRDefault="0062526A" w:rsidP="00F64E59">
            <w:pPr>
              <w:widowControl/>
              <w:jc w:val="right"/>
              <w:rPr>
                <w:rFonts w:ascii="Arial" w:hAnsi="Arial" w:cs="Arial"/>
                <w:color w:val="000000"/>
                <w:kern w:val="0"/>
                <w:sz w:val="22"/>
                <w:szCs w:val="22"/>
              </w:rPr>
            </w:pPr>
            <w:r>
              <w:rPr>
                <w:rFonts w:ascii="Arial" w:hAnsi="Arial" w:cs="Arial" w:hint="eastAsia"/>
                <w:color w:val="000000"/>
                <w:kern w:val="0"/>
                <w:sz w:val="22"/>
                <w:szCs w:val="22"/>
              </w:rPr>
              <w:t>32</w:t>
            </w:r>
          </w:p>
        </w:tc>
        <w:tc>
          <w:tcPr>
            <w:tcW w:w="3654" w:type="dxa"/>
            <w:tcBorders>
              <w:top w:val="nil"/>
              <w:left w:val="nil"/>
              <w:bottom w:val="single" w:sz="4" w:space="0" w:color="auto"/>
              <w:right w:val="single" w:sz="4" w:space="0" w:color="auto"/>
            </w:tcBorders>
            <w:shd w:val="clear" w:color="auto" w:fill="auto"/>
            <w:noWrap/>
            <w:vAlign w:val="center"/>
            <w:hideMark/>
          </w:tcPr>
          <w:p w:rsidR="0062526A" w:rsidRPr="00C513C5" w:rsidRDefault="0062526A" w:rsidP="00F64E59">
            <w:pPr>
              <w:widowControl/>
              <w:jc w:val="left"/>
              <w:rPr>
                <w:rFonts w:ascii="Arial" w:hAnsi="Arial" w:cs="Arial"/>
                <w:color w:val="000000"/>
                <w:kern w:val="0"/>
                <w:sz w:val="22"/>
                <w:szCs w:val="22"/>
              </w:rPr>
            </w:pPr>
          </w:p>
        </w:tc>
      </w:tr>
    </w:tbl>
    <w:p w:rsidR="00E90B0C" w:rsidRDefault="00C270EA" w:rsidP="00E90B0C">
      <w:pPr>
        <w:pStyle w:val="af"/>
      </w:pPr>
      <w:r w:rsidRPr="00C270EA">
        <w:rPr>
          <w:rFonts w:ascii="Arial" w:hAnsi="Arial" w:cs="Arial"/>
        </w:rPr>
        <w:t xml:space="preserve">Table </w:t>
      </w:r>
      <w:r w:rsidR="00074B78" w:rsidRPr="00C270EA">
        <w:rPr>
          <w:rFonts w:ascii="Arial" w:hAnsi="Arial" w:cs="Arial"/>
        </w:rPr>
        <w:fldChar w:fldCharType="begin"/>
      </w:r>
      <w:r w:rsidRPr="00C270EA">
        <w:rPr>
          <w:rFonts w:ascii="Arial" w:hAnsi="Arial" w:cs="Arial"/>
        </w:rPr>
        <w:instrText xml:space="preserve"> SEQ Table \* ARABIC </w:instrText>
      </w:r>
      <w:r w:rsidR="00074B78" w:rsidRPr="00C270EA">
        <w:rPr>
          <w:rFonts w:ascii="Arial" w:hAnsi="Arial" w:cs="Arial"/>
        </w:rPr>
        <w:fldChar w:fldCharType="separate"/>
      </w:r>
      <w:r w:rsidR="006F0941">
        <w:rPr>
          <w:rFonts w:ascii="Arial" w:hAnsi="Arial" w:cs="Arial"/>
          <w:noProof/>
        </w:rPr>
        <w:t>8</w:t>
      </w:r>
      <w:r w:rsidR="00074B78" w:rsidRPr="00C270EA">
        <w:rPr>
          <w:rFonts w:ascii="Arial" w:hAnsi="Arial" w:cs="Arial"/>
        </w:rPr>
        <w:fldChar w:fldCharType="end"/>
      </w:r>
    </w:p>
    <w:p w:rsidR="0066443C" w:rsidRDefault="0066443C" w:rsidP="00B65EE3">
      <w:pPr>
        <w:pStyle w:val="1"/>
      </w:pPr>
      <w:bookmarkStart w:id="9" w:name="_Toc491167891"/>
      <w:r>
        <w:rPr>
          <w:rFonts w:hint="eastAsia"/>
        </w:rPr>
        <w:lastRenderedPageBreak/>
        <w:t>ATE test program develop</w:t>
      </w:r>
      <w:r w:rsidR="00BF6866">
        <w:rPr>
          <w:rFonts w:hint="eastAsia"/>
        </w:rPr>
        <w:t>ment</w:t>
      </w:r>
      <w:r>
        <w:rPr>
          <w:rFonts w:hint="eastAsia"/>
        </w:rPr>
        <w:t xml:space="preserve"> and release procedure.</w:t>
      </w:r>
      <w:bookmarkEnd w:id="9"/>
    </w:p>
    <w:p w:rsidR="0066443C" w:rsidRPr="0066443C" w:rsidRDefault="0066443C" w:rsidP="0066443C"/>
    <w:p w:rsidR="0066443C" w:rsidRDefault="0066443C" w:rsidP="0066443C">
      <w:pPr>
        <w:rPr>
          <w:rFonts w:ascii="Arial" w:hAnsi="Arial" w:cs="Arial"/>
          <w:sz w:val="22"/>
          <w:szCs w:val="22"/>
        </w:rPr>
      </w:pPr>
      <w:r w:rsidRPr="0066443C">
        <w:rPr>
          <w:rFonts w:ascii="Arial" w:hAnsi="Arial" w:cs="Arial"/>
          <w:sz w:val="22"/>
          <w:szCs w:val="22"/>
        </w:rPr>
        <w:t>(1)  According to the test request</w:t>
      </w:r>
      <w:r>
        <w:rPr>
          <w:rFonts w:ascii="Arial" w:hAnsi="Arial" w:cs="Arial" w:hint="eastAsia"/>
          <w:sz w:val="22"/>
          <w:szCs w:val="22"/>
        </w:rPr>
        <w:t xml:space="preserve"> and spec</w:t>
      </w:r>
      <w:r w:rsidRPr="0066443C">
        <w:rPr>
          <w:rFonts w:ascii="Arial" w:hAnsi="Arial" w:cs="Arial"/>
          <w:sz w:val="22"/>
          <w:szCs w:val="22"/>
        </w:rPr>
        <w:t xml:space="preserve"> from designer and end customer, create the test plan. After getting designer and end customer's confirm, release the test plan</w:t>
      </w:r>
    </w:p>
    <w:p w:rsidR="0066443C" w:rsidRDefault="0066443C" w:rsidP="0066443C">
      <w:pPr>
        <w:rPr>
          <w:rFonts w:ascii="Arial" w:hAnsi="Arial" w:cs="Arial"/>
          <w:sz w:val="22"/>
          <w:szCs w:val="22"/>
        </w:rPr>
      </w:pPr>
      <w:r>
        <w:rPr>
          <w:rFonts w:ascii="Arial" w:hAnsi="Arial" w:cs="Arial" w:hint="eastAsia"/>
          <w:sz w:val="22"/>
          <w:szCs w:val="22"/>
        </w:rPr>
        <w:t xml:space="preserve">(2)  </w:t>
      </w:r>
      <w:r w:rsidR="00432E28">
        <w:rPr>
          <w:rFonts w:ascii="Arial" w:hAnsi="Arial" w:cs="Arial" w:hint="eastAsia"/>
          <w:sz w:val="22"/>
          <w:szCs w:val="22"/>
        </w:rPr>
        <w:t xml:space="preserve">Test program debugging. </w:t>
      </w:r>
      <w:r w:rsidR="00755725">
        <w:rPr>
          <w:rFonts w:ascii="Arial" w:hAnsi="Arial" w:cs="Arial" w:hint="eastAsia"/>
          <w:sz w:val="22"/>
          <w:szCs w:val="22"/>
        </w:rPr>
        <w:t xml:space="preserve">Provide the test </w:t>
      </w:r>
      <w:r w:rsidR="00B86BD5">
        <w:rPr>
          <w:rFonts w:ascii="Arial" w:hAnsi="Arial" w:cs="Arial" w:hint="eastAsia"/>
          <w:sz w:val="22"/>
          <w:szCs w:val="22"/>
        </w:rPr>
        <w:t xml:space="preserve">result </w:t>
      </w:r>
      <w:r w:rsidR="00755725">
        <w:rPr>
          <w:rFonts w:ascii="Arial" w:hAnsi="Arial" w:cs="Arial" w:hint="eastAsia"/>
          <w:sz w:val="22"/>
          <w:szCs w:val="22"/>
        </w:rPr>
        <w:t xml:space="preserve">to the designer and the end customer to review and discuss. Then determine the final test condition, sequence and </w:t>
      </w:r>
      <w:r w:rsidR="00DC766E">
        <w:rPr>
          <w:rFonts w:ascii="Arial" w:hAnsi="Arial" w:cs="Arial" w:hint="eastAsia"/>
          <w:sz w:val="22"/>
          <w:szCs w:val="22"/>
        </w:rPr>
        <w:t>limit</w:t>
      </w:r>
      <w:r w:rsidR="00755725">
        <w:rPr>
          <w:rFonts w:ascii="Arial" w:hAnsi="Arial" w:cs="Arial" w:hint="eastAsia"/>
          <w:sz w:val="22"/>
          <w:szCs w:val="22"/>
        </w:rPr>
        <w:t>.</w:t>
      </w:r>
      <w:r w:rsidR="00F8527B">
        <w:rPr>
          <w:rFonts w:ascii="Arial" w:hAnsi="Arial" w:cs="Arial" w:hint="eastAsia"/>
          <w:sz w:val="22"/>
          <w:szCs w:val="22"/>
        </w:rPr>
        <w:t xml:space="preserve"> </w:t>
      </w:r>
      <w:r w:rsidR="003A1574">
        <w:rPr>
          <w:rFonts w:ascii="Arial" w:hAnsi="Arial" w:cs="Arial" w:hint="eastAsia"/>
          <w:sz w:val="22"/>
          <w:szCs w:val="22"/>
        </w:rPr>
        <w:t>Then</w:t>
      </w:r>
      <w:r w:rsidR="00450A92">
        <w:rPr>
          <w:rFonts w:ascii="Arial" w:hAnsi="Arial" w:cs="Arial" w:hint="eastAsia"/>
          <w:sz w:val="22"/>
          <w:szCs w:val="22"/>
        </w:rPr>
        <w:t xml:space="preserve"> </w:t>
      </w:r>
      <w:r w:rsidR="003A1574">
        <w:rPr>
          <w:rFonts w:ascii="Arial" w:hAnsi="Arial" w:cs="Arial" w:hint="eastAsia"/>
          <w:sz w:val="22"/>
          <w:szCs w:val="22"/>
        </w:rPr>
        <w:t>u</w:t>
      </w:r>
      <w:r w:rsidR="00432E28">
        <w:rPr>
          <w:rFonts w:ascii="Arial" w:hAnsi="Arial" w:cs="Arial" w:hint="eastAsia"/>
          <w:sz w:val="22"/>
          <w:szCs w:val="22"/>
        </w:rPr>
        <w:t>pdate the test plan.</w:t>
      </w:r>
    </w:p>
    <w:p w:rsidR="00432E28" w:rsidRDefault="00030ED3" w:rsidP="0066443C">
      <w:pPr>
        <w:rPr>
          <w:rFonts w:ascii="Arial" w:hAnsi="Arial" w:cs="Arial"/>
          <w:sz w:val="22"/>
          <w:szCs w:val="22"/>
        </w:rPr>
      </w:pPr>
      <w:r>
        <w:rPr>
          <w:rFonts w:ascii="Arial" w:hAnsi="Arial" w:cs="Arial" w:hint="eastAsia"/>
          <w:sz w:val="22"/>
          <w:szCs w:val="22"/>
        </w:rPr>
        <w:t xml:space="preserve">(3)  </w:t>
      </w:r>
      <w:r w:rsidR="00450A92">
        <w:rPr>
          <w:rFonts w:ascii="Arial" w:hAnsi="Arial" w:cs="Arial" w:hint="eastAsia"/>
          <w:sz w:val="22"/>
          <w:szCs w:val="22"/>
        </w:rPr>
        <w:t>Release Test program</w:t>
      </w:r>
      <w:r>
        <w:rPr>
          <w:rFonts w:ascii="Arial" w:hAnsi="Arial" w:cs="Arial" w:hint="eastAsia"/>
          <w:sz w:val="22"/>
          <w:szCs w:val="22"/>
        </w:rPr>
        <w:t xml:space="preserve"> according to VSI's</w:t>
      </w:r>
      <w:r w:rsidR="00432E28">
        <w:rPr>
          <w:rFonts w:ascii="Arial" w:hAnsi="Arial" w:cs="Arial" w:hint="eastAsia"/>
          <w:sz w:val="22"/>
          <w:szCs w:val="22"/>
        </w:rPr>
        <w:t xml:space="preserve"> standard </w:t>
      </w:r>
      <w:r>
        <w:rPr>
          <w:rFonts w:ascii="Arial" w:hAnsi="Arial" w:cs="Arial" w:hint="eastAsia"/>
          <w:sz w:val="22"/>
          <w:szCs w:val="22"/>
        </w:rPr>
        <w:t>test program release procedure.</w:t>
      </w:r>
    </w:p>
    <w:p w:rsidR="00450A92" w:rsidRDefault="00450A92" w:rsidP="0066443C">
      <w:pPr>
        <w:rPr>
          <w:rFonts w:ascii="Arial" w:hAnsi="Arial" w:cs="Arial"/>
          <w:sz w:val="22"/>
          <w:szCs w:val="22"/>
        </w:rPr>
      </w:pPr>
      <w:r>
        <w:rPr>
          <w:rFonts w:ascii="Arial" w:hAnsi="Arial" w:cs="Arial" w:hint="eastAsia"/>
          <w:sz w:val="22"/>
          <w:szCs w:val="22"/>
        </w:rPr>
        <w:t>(4)  Monitor the yield of the first production lots, and analyze the failed units to improve the test program. Update the test plan.</w:t>
      </w:r>
    </w:p>
    <w:p w:rsidR="00030ED3" w:rsidRPr="0066443C" w:rsidRDefault="00030ED3" w:rsidP="0066443C">
      <w:pPr>
        <w:rPr>
          <w:rFonts w:ascii="Arial" w:hAnsi="Arial" w:cs="Arial"/>
          <w:sz w:val="22"/>
          <w:szCs w:val="22"/>
        </w:rPr>
      </w:pPr>
    </w:p>
    <w:p w:rsidR="0066443C" w:rsidRPr="0066443C" w:rsidRDefault="0066443C" w:rsidP="0066443C"/>
    <w:p w:rsidR="00730623" w:rsidRDefault="008668CE" w:rsidP="00B65EE3">
      <w:pPr>
        <w:pStyle w:val="1"/>
      </w:pPr>
      <w:bookmarkStart w:id="10" w:name="_Toc491167892"/>
      <w:r w:rsidRPr="003F74D7">
        <w:t>Test Description</w:t>
      </w:r>
      <w:bookmarkEnd w:id="10"/>
    </w:p>
    <w:p w:rsidR="006F7B2C" w:rsidRDefault="006F7B2C" w:rsidP="00312387">
      <w:pPr>
        <w:rPr>
          <w:sz w:val="28"/>
          <w:szCs w:val="28"/>
        </w:rPr>
      </w:pPr>
      <w:r>
        <w:rPr>
          <w:sz w:val="28"/>
          <w:szCs w:val="28"/>
        </w:rPr>
        <w:t>TEST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69"/>
        <w:gridCol w:w="1407"/>
        <w:gridCol w:w="3846"/>
      </w:tblGrid>
      <w:tr w:rsidR="00933567" w:rsidRPr="008D2E47" w:rsidTr="00000665">
        <w:trPr>
          <w:jc w:val="center"/>
        </w:trPr>
        <w:tc>
          <w:tcPr>
            <w:tcW w:w="0" w:type="auto"/>
            <w:shd w:val="clear" w:color="auto" w:fill="BFBFBF"/>
          </w:tcPr>
          <w:p w:rsidR="00933567" w:rsidRPr="008D2E47" w:rsidRDefault="00933567" w:rsidP="00000665">
            <w:pPr>
              <w:jc w:val="center"/>
              <w:rPr>
                <w:b/>
              </w:rPr>
            </w:pPr>
            <w:r w:rsidRPr="008D2E47">
              <w:rPr>
                <w:b/>
              </w:rPr>
              <w:t>MODE NAME</w:t>
            </w:r>
          </w:p>
        </w:tc>
        <w:tc>
          <w:tcPr>
            <w:tcW w:w="0" w:type="auto"/>
            <w:shd w:val="clear" w:color="auto" w:fill="BFBFBF"/>
          </w:tcPr>
          <w:p w:rsidR="00933567" w:rsidRPr="008D2E47" w:rsidRDefault="00933567" w:rsidP="00000665">
            <w:pPr>
              <w:jc w:val="center"/>
              <w:rPr>
                <w:b/>
              </w:rPr>
            </w:pPr>
            <w:r>
              <w:rPr>
                <w:rFonts w:hint="eastAsia"/>
                <w:b/>
              </w:rPr>
              <w:t>TESTMODE</w:t>
            </w:r>
          </w:p>
        </w:tc>
        <w:tc>
          <w:tcPr>
            <w:tcW w:w="0" w:type="auto"/>
            <w:shd w:val="clear" w:color="auto" w:fill="BFBFBF"/>
          </w:tcPr>
          <w:p w:rsidR="00933567" w:rsidRPr="008D2E47" w:rsidRDefault="00933567" w:rsidP="00000665">
            <w:pPr>
              <w:jc w:val="center"/>
              <w:rPr>
                <w:b/>
              </w:rPr>
            </w:pPr>
            <w:r>
              <w:rPr>
                <w:rFonts w:hint="eastAsia"/>
                <w:b/>
              </w:rPr>
              <w:t>TEST_MODES_IDENTIFY_PIN_SETS</w:t>
            </w:r>
          </w:p>
        </w:tc>
      </w:tr>
      <w:tr w:rsidR="00933567" w:rsidRPr="008D2E47" w:rsidTr="00000665">
        <w:trPr>
          <w:jc w:val="center"/>
        </w:trPr>
        <w:tc>
          <w:tcPr>
            <w:tcW w:w="0" w:type="auto"/>
            <w:vAlign w:val="center"/>
          </w:tcPr>
          <w:p w:rsidR="00933567" w:rsidRPr="008D2E47" w:rsidRDefault="00933567" w:rsidP="00000665">
            <w:pPr>
              <w:jc w:val="left"/>
            </w:pPr>
            <w:r w:rsidRPr="008D2E47">
              <w:t>Function</w:t>
            </w:r>
          </w:p>
        </w:tc>
        <w:tc>
          <w:tcPr>
            <w:tcW w:w="0" w:type="auto"/>
            <w:vAlign w:val="center"/>
          </w:tcPr>
          <w:p w:rsidR="00933567" w:rsidRPr="008D2E47" w:rsidRDefault="00933567" w:rsidP="00000665">
            <w:pPr>
              <w:jc w:val="center"/>
            </w:pPr>
            <w:r w:rsidRPr="008D2E47">
              <w:t>0</w:t>
            </w:r>
          </w:p>
        </w:tc>
        <w:tc>
          <w:tcPr>
            <w:tcW w:w="0" w:type="auto"/>
          </w:tcPr>
          <w:p w:rsidR="00933567" w:rsidRPr="008D2E47" w:rsidRDefault="00933567" w:rsidP="00000665">
            <w:pPr>
              <w:jc w:val="center"/>
            </w:pPr>
            <w:r>
              <w:t>D</w:t>
            </w:r>
            <w:r>
              <w:rPr>
                <w:rFonts w:hint="eastAsia"/>
              </w:rPr>
              <w:t>on</w:t>
            </w:r>
            <w:r>
              <w:t>’</w:t>
            </w:r>
            <w:r>
              <w:rPr>
                <w:rFonts w:hint="eastAsia"/>
              </w:rPr>
              <w:t>t care</w:t>
            </w:r>
          </w:p>
        </w:tc>
      </w:tr>
      <w:tr w:rsidR="00933567" w:rsidRPr="008D2E47" w:rsidTr="00000665">
        <w:trPr>
          <w:jc w:val="center"/>
        </w:trPr>
        <w:tc>
          <w:tcPr>
            <w:tcW w:w="0" w:type="auto"/>
            <w:vAlign w:val="center"/>
          </w:tcPr>
          <w:p w:rsidR="00933567" w:rsidRPr="008D2E47" w:rsidRDefault="00933567" w:rsidP="00000665">
            <w:pPr>
              <w:jc w:val="left"/>
            </w:pPr>
            <w:r>
              <w:rPr>
                <w:rFonts w:hint="eastAsia"/>
              </w:rPr>
              <w:t xml:space="preserve">SoC Top </w:t>
            </w:r>
            <w:r>
              <w:t>SCAN</w:t>
            </w:r>
            <w:r>
              <w:rPr>
                <w:rFonts w:hint="eastAsia"/>
              </w:rPr>
              <w:t xml:space="preserve">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{000000}</w:t>
            </w:r>
          </w:p>
        </w:tc>
      </w:tr>
      <w:tr w:rsidR="00933567" w:rsidRPr="008D2E47" w:rsidTr="00000665">
        <w:trPr>
          <w:jc w:val="center"/>
        </w:trPr>
        <w:tc>
          <w:tcPr>
            <w:tcW w:w="0" w:type="auto"/>
            <w:vAlign w:val="center"/>
          </w:tcPr>
          <w:p w:rsidR="00933567" w:rsidRDefault="00933567" w:rsidP="00000665">
            <w:pPr>
              <w:jc w:val="left"/>
            </w:pPr>
            <w:r>
              <w:rPr>
                <w:rFonts w:hint="eastAsia"/>
              </w:rPr>
              <w:t>Switch block SCAN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{000001}</w:t>
            </w:r>
          </w:p>
        </w:tc>
      </w:tr>
      <w:tr w:rsidR="00933567" w:rsidRPr="008D2E47" w:rsidTr="00000665">
        <w:trPr>
          <w:jc w:val="center"/>
        </w:trPr>
        <w:tc>
          <w:tcPr>
            <w:tcW w:w="0" w:type="auto"/>
            <w:vAlign w:val="center"/>
          </w:tcPr>
          <w:p w:rsidR="00933567" w:rsidRDefault="00933567" w:rsidP="00000665">
            <w:pPr>
              <w:jc w:val="left"/>
            </w:pPr>
            <w:r>
              <w:rPr>
                <w:rFonts w:hint="eastAsia"/>
              </w:rPr>
              <w:t>A9SS block SCAN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{000010}</w:t>
            </w:r>
          </w:p>
        </w:tc>
      </w:tr>
      <w:tr w:rsidR="00933567" w:rsidRPr="008D2E47" w:rsidTr="00000665">
        <w:trPr>
          <w:jc w:val="center"/>
        </w:trPr>
        <w:tc>
          <w:tcPr>
            <w:tcW w:w="0" w:type="auto"/>
            <w:vAlign w:val="center"/>
          </w:tcPr>
          <w:p w:rsidR="00933567" w:rsidRDefault="00933567" w:rsidP="00000665">
            <w:pPr>
              <w:jc w:val="left"/>
            </w:pPr>
            <w:r>
              <w:rPr>
                <w:rFonts w:hint="eastAsia"/>
              </w:rPr>
              <w:t>5 EPHY INTEST SCAN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{010001}</w:t>
            </w:r>
          </w:p>
        </w:tc>
      </w:tr>
      <w:tr w:rsidR="00933567" w:rsidRPr="00DC6E8A" w:rsidTr="00000665">
        <w:trPr>
          <w:jc w:val="center"/>
        </w:trPr>
        <w:tc>
          <w:tcPr>
            <w:tcW w:w="0" w:type="auto"/>
            <w:vAlign w:val="center"/>
          </w:tcPr>
          <w:p w:rsidR="00933567" w:rsidRDefault="00933567" w:rsidP="00000665">
            <w:pPr>
              <w:jc w:val="left"/>
            </w:pPr>
            <w:r>
              <w:rPr>
                <w:rFonts w:hint="eastAsia"/>
              </w:rPr>
              <w:t>2 PCIe MiPHY INTEST SCAN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{010010}</w:t>
            </w:r>
          </w:p>
        </w:tc>
      </w:tr>
      <w:tr w:rsidR="00933567" w:rsidRPr="00DC6E8A" w:rsidTr="00000665">
        <w:trPr>
          <w:jc w:val="center"/>
        </w:trPr>
        <w:tc>
          <w:tcPr>
            <w:tcW w:w="0" w:type="auto"/>
            <w:vAlign w:val="center"/>
          </w:tcPr>
          <w:p w:rsidR="00933567" w:rsidRDefault="00933567" w:rsidP="00000665">
            <w:pPr>
              <w:jc w:val="left"/>
            </w:pPr>
            <w:r>
              <w:rPr>
                <w:rFonts w:hint="eastAsia"/>
              </w:rPr>
              <w:t>4 Switch MiPHY INTEST SCAN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{010011</w:t>
            </w:r>
            <w:r>
              <w:t>}</w:t>
            </w:r>
          </w:p>
        </w:tc>
      </w:tr>
      <w:tr w:rsidR="00933567" w:rsidRPr="008D2E47" w:rsidTr="00000665">
        <w:trPr>
          <w:jc w:val="center"/>
        </w:trPr>
        <w:tc>
          <w:tcPr>
            <w:tcW w:w="0" w:type="auto"/>
            <w:vAlign w:val="center"/>
          </w:tcPr>
          <w:p w:rsidR="00933567" w:rsidRDefault="00933567" w:rsidP="00000665">
            <w:pPr>
              <w:jc w:val="left"/>
            </w:pPr>
            <w:r>
              <w:rPr>
                <w:rFonts w:hint="eastAsia"/>
              </w:rPr>
              <w:t>MBIST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{000011}</w:t>
            </w:r>
          </w:p>
        </w:tc>
      </w:tr>
      <w:tr w:rsidR="00933567" w:rsidRPr="008D2E47" w:rsidTr="00000665">
        <w:trPr>
          <w:jc w:val="center"/>
        </w:trPr>
        <w:tc>
          <w:tcPr>
            <w:tcW w:w="0" w:type="auto"/>
            <w:vAlign w:val="center"/>
          </w:tcPr>
          <w:p w:rsidR="00933567" w:rsidRDefault="00933567" w:rsidP="00000665">
            <w:pPr>
              <w:jc w:val="left"/>
            </w:pPr>
            <w:r>
              <w:rPr>
                <w:rFonts w:hint="eastAsia"/>
              </w:rPr>
              <w:t>BSD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{010000}</w:t>
            </w:r>
          </w:p>
        </w:tc>
      </w:tr>
      <w:tr w:rsidR="00933567" w:rsidRPr="008D2E47" w:rsidTr="00000665">
        <w:trPr>
          <w:jc w:val="center"/>
        </w:trPr>
        <w:tc>
          <w:tcPr>
            <w:tcW w:w="0" w:type="auto"/>
            <w:vAlign w:val="center"/>
          </w:tcPr>
          <w:p w:rsidR="00933567" w:rsidRDefault="00933567" w:rsidP="00000665">
            <w:pPr>
              <w:jc w:val="left"/>
            </w:pPr>
            <w:r>
              <w:rPr>
                <w:rFonts w:hint="eastAsia"/>
              </w:rPr>
              <w:t>A9SS PLL BIST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{001000}</w:t>
            </w:r>
          </w:p>
        </w:tc>
      </w:tr>
      <w:tr w:rsidR="00933567" w:rsidRPr="008D2E47" w:rsidTr="00000665">
        <w:trPr>
          <w:jc w:val="center"/>
        </w:trPr>
        <w:tc>
          <w:tcPr>
            <w:tcW w:w="0" w:type="auto"/>
            <w:vAlign w:val="center"/>
          </w:tcPr>
          <w:p w:rsidR="00933567" w:rsidRDefault="00933567" w:rsidP="00000665">
            <w:pPr>
              <w:jc w:val="left"/>
            </w:pPr>
            <w:r>
              <w:rPr>
                <w:rFonts w:hint="eastAsia"/>
              </w:rPr>
              <w:t>EFUSE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{000100}</w:t>
            </w:r>
          </w:p>
        </w:tc>
      </w:tr>
      <w:tr w:rsidR="00933567" w:rsidRPr="008D2E47" w:rsidTr="00000665">
        <w:trPr>
          <w:jc w:val="center"/>
        </w:trPr>
        <w:tc>
          <w:tcPr>
            <w:tcW w:w="0" w:type="auto"/>
            <w:vAlign w:val="center"/>
          </w:tcPr>
          <w:p w:rsidR="00933567" w:rsidRDefault="00933567" w:rsidP="00000665">
            <w:pPr>
              <w:jc w:val="left"/>
            </w:pPr>
            <w:r>
              <w:rPr>
                <w:rFonts w:hint="eastAsia"/>
              </w:rPr>
              <w:t>VT sensor calibration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{000101}</w:t>
            </w:r>
          </w:p>
        </w:tc>
      </w:tr>
      <w:tr w:rsidR="00933567" w:rsidRPr="008D2E47" w:rsidTr="00000665">
        <w:trPr>
          <w:jc w:val="center"/>
        </w:trPr>
        <w:tc>
          <w:tcPr>
            <w:tcW w:w="0" w:type="auto"/>
            <w:vAlign w:val="center"/>
          </w:tcPr>
          <w:p w:rsidR="00933567" w:rsidRDefault="00933567" w:rsidP="00000665">
            <w:pPr>
              <w:jc w:val="left"/>
            </w:pPr>
            <w:r>
              <w:rPr>
                <w:rFonts w:hint="eastAsia"/>
              </w:rPr>
              <w:t>PMB sensor external control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{000110}</w:t>
            </w:r>
          </w:p>
        </w:tc>
      </w:tr>
      <w:tr w:rsidR="00933567" w:rsidRPr="008D2E47" w:rsidTr="00000665">
        <w:trPr>
          <w:jc w:val="center"/>
        </w:trPr>
        <w:tc>
          <w:tcPr>
            <w:tcW w:w="0" w:type="auto"/>
            <w:vAlign w:val="center"/>
          </w:tcPr>
          <w:p w:rsidR="00933567" w:rsidRDefault="00933567" w:rsidP="00000665">
            <w:pPr>
              <w:jc w:val="left"/>
            </w:pPr>
            <w:r>
              <w:rPr>
                <w:rFonts w:hint="eastAsia"/>
              </w:rPr>
              <w:t>DDR PHY test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{000111}</w:t>
            </w:r>
          </w:p>
        </w:tc>
      </w:tr>
      <w:tr w:rsidR="00933567" w:rsidRPr="008D2E47" w:rsidTr="00000665">
        <w:trPr>
          <w:jc w:val="center"/>
        </w:trPr>
        <w:tc>
          <w:tcPr>
            <w:tcW w:w="0" w:type="auto"/>
            <w:vAlign w:val="center"/>
          </w:tcPr>
          <w:p w:rsidR="00933567" w:rsidRDefault="00933567" w:rsidP="00000665">
            <w:pPr>
              <w:jc w:val="left"/>
            </w:pPr>
            <w:r>
              <w:rPr>
                <w:rFonts w:hint="eastAsia"/>
              </w:rPr>
              <w:t>PCIe MiPHY test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{001001}</w:t>
            </w:r>
          </w:p>
        </w:tc>
      </w:tr>
      <w:tr w:rsidR="00933567" w:rsidRPr="008D2E47" w:rsidTr="00000665">
        <w:trPr>
          <w:jc w:val="center"/>
        </w:trPr>
        <w:tc>
          <w:tcPr>
            <w:tcW w:w="0" w:type="auto"/>
            <w:vAlign w:val="center"/>
          </w:tcPr>
          <w:p w:rsidR="00933567" w:rsidRDefault="00933567" w:rsidP="00000665">
            <w:pPr>
              <w:jc w:val="left"/>
            </w:pPr>
            <w:r>
              <w:rPr>
                <w:rFonts w:hint="eastAsia"/>
              </w:rPr>
              <w:t>Switch MiPHY0 test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{001010}</w:t>
            </w:r>
          </w:p>
        </w:tc>
      </w:tr>
      <w:tr w:rsidR="00933567" w:rsidRPr="008D2E47" w:rsidTr="00000665">
        <w:trPr>
          <w:jc w:val="center"/>
        </w:trPr>
        <w:tc>
          <w:tcPr>
            <w:tcW w:w="0" w:type="auto"/>
            <w:vAlign w:val="center"/>
          </w:tcPr>
          <w:p w:rsidR="00933567" w:rsidRDefault="00933567" w:rsidP="00000665">
            <w:pPr>
              <w:jc w:val="left"/>
            </w:pPr>
            <w:r>
              <w:rPr>
                <w:rFonts w:hint="eastAsia"/>
              </w:rPr>
              <w:t>Switch MiPHY1 test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{001011}</w:t>
            </w:r>
          </w:p>
        </w:tc>
      </w:tr>
      <w:tr w:rsidR="00933567" w:rsidRPr="008D2E47" w:rsidTr="00000665">
        <w:trPr>
          <w:jc w:val="center"/>
        </w:trPr>
        <w:tc>
          <w:tcPr>
            <w:tcW w:w="0" w:type="auto"/>
            <w:vAlign w:val="center"/>
          </w:tcPr>
          <w:p w:rsidR="00933567" w:rsidRDefault="00933567" w:rsidP="00000665">
            <w:pPr>
              <w:jc w:val="left"/>
            </w:pPr>
            <w:r>
              <w:rPr>
                <w:rFonts w:hint="eastAsia"/>
              </w:rPr>
              <w:t>Switch MiPHY2 test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{001100}</w:t>
            </w:r>
          </w:p>
        </w:tc>
      </w:tr>
      <w:tr w:rsidR="00933567" w:rsidRPr="008D2E47" w:rsidTr="00000665">
        <w:trPr>
          <w:jc w:val="center"/>
        </w:trPr>
        <w:tc>
          <w:tcPr>
            <w:tcW w:w="0" w:type="auto"/>
            <w:vAlign w:val="center"/>
          </w:tcPr>
          <w:p w:rsidR="00933567" w:rsidRDefault="00933567" w:rsidP="00000665">
            <w:pPr>
              <w:jc w:val="left"/>
            </w:pPr>
            <w:r>
              <w:rPr>
                <w:rFonts w:hint="eastAsia"/>
              </w:rPr>
              <w:t>Switch MiPHY3 test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{001101}</w:t>
            </w:r>
          </w:p>
        </w:tc>
      </w:tr>
      <w:tr w:rsidR="00933567" w:rsidRPr="008D2E47" w:rsidTr="00000665">
        <w:trPr>
          <w:jc w:val="center"/>
        </w:trPr>
        <w:tc>
          <w:tcPr>
            <w:tcW w:w="0" w:type="auto"/>
            <w:vAlign w:val="center"/>
          </w:tcPr>
          <w:p w:rsidR="00933567" w:rsidRDefault="00933567" w:rsidP="00000665">
            <w:pPr>
              <w:jc w:val="left"/>
            </w:pPr>
            <w:r>
              <w:rPr>
                <w:rFonts w:hint="eastAsia"/>
              </w:rPr>
              <w:t>GMAC EPHY test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{001110}</w:t>
            </w:r>
          </w:p>
        </w:tc>
      </w:tr>
      <w:tr w:rsidR="00933567" w:rsidRPr="008D2E47" w:rsidTr="00000665">
        <w:trPr>
          <w:jc w:val="center"/>
        </w:trPr>
        <w:tc>
          <w:tcPr>
            <w:tcW w:w="0" w:type="auto"/>
            <w:vAlign w:val="center"/>
          </w:tcPr>
          <w:p w:rsidR="00933567" w:rsidRDefault="00933567" w:rsidP="00000665">
            <w:pPr>
              <w:jc w:val="left"/>
            </w:pPr>
            <w:r>
              <w:rPr>
                <w:rFonts w:hint="eastAsia"/>
              </w:rPr>
              <w:t>Switch 4 EPHY test mode</w:t>
            </w:r>
          </w:p>
        </w:tc>
        <w:tc>
          <w:tcPr>
            <w:tcW w:w="0" w:type="auto"/>
            <w:vAlign w:val="center"/>
          </w:tcPr>
          <w:p w:rsidR="00933567" w:rsidRPr="008D2E47" w:rsidRDefault="00933567" w:rsidP="00000665">
            <w:pPr>
              <w:jc w:val="center"/>
            </w:pPr>
            <w:r>
              <w:rPr>
                <w:rFonts w:hint="eastAsia"/>
              </w:rPr>
              <w:t>1</w:t>
            </w:r>
          </w:p>
        </w:tc>
        <w:tc>
          <w:tcPr>
            <w:tcW w:w="0" w:type="auto"/>
          </w:tcPr>
          <w:p w:rsidR="00933567" w:rsidRPr="008D2E47" w:rsidRDefault="00933567" w:rsidP="00000665">
            <w:pPr>
              <w:jc w:val="center"/>
            </w:pPr>
            <w:r>
              <w:rPr>
                <w:rFonts w:hint="eastAsia"/>
              </w:rPr>
              <w:t>{001111}</w:t>
            </w:r>
          </w:p>
        </w:tc>
      </w:tr>
      <w:tr w:rsidR="00933567" w:rsidRPr="008D2E47" w:rsidTr="00000665">
        <w:trPr>
          <w:jc w:val="center"/>
        </w:trPr>
        <w:tc>
          <w:tcPr>
            <w:tcW w:w="0" w:type="auto"/>
            <w:vAlign w:val="center"/>
          </w:tcPr>
          <w:p w:rsidR="00933567" w:rsidRDefault="00933567" w:rsidP="00000665">
            <w:pPr>
              <w:jc w:val="left"/>
            </w:pPr>
          </w:p>
        </w:tc>
        <w:tc>
          <w:tcPr>
            <w:tcW w:w="0" w:type="auto"/>
            <w:vAlign w:val="center"/>
          </w:tcPr>
          <w:p w:rsidR="00933567" w:rsidRPr="008D2E47" w:rsidRDefault="00933567" w:rsidP="00000665">
            <w:pPr>
              <w:jc w:val="center"/>
            </w:pPr>
          </w:p>
        </w:tc>
        <w:tc>
          <w:tcPr>
            <w:tcW w:w="0" w:type="auto"/>
          </w:tcPr>
          <w:p w:rsidR="00933567" w:rsidRPr="008D2E47" w:rsidRDefault="00933567" w:rsidP="00000665">
            <w:pPr>
              <w:jc w:val="center"/>
            </w:pPr>
          </w:p>
        </w:tc>
      </w:tr>
    </w:tbl>
    <w:p w:rsidR="00291B91" w:rsidRPr="00291B91" w:rsidRDefault="00291B91">
      <w:pPr>
        <w:pStyle w:val="af"/>
        <w:rPr>
          <w:rFonts w:ascii="Arial" w:hAnsi="Arial" w:cs="Arial"/>
        </w:rPr>
      </w:pPr>
      <w:r w:rsidRPr="00291B91">
        <w:rPr>
          <w:rFonts w:ascii="Arial" w:hAnsi="Arial" w:cs="Arial"/>
        </w:rPr>
        <w:t xml:space="preserve">Table </w:t>
      </w:r>
      <w:r w:rsidR="00074B78" w:rsidRPr="00291B91">
        <w:rPr>
          <w:rFonts w:ascii="Arial" w:hAnsi="Arial" w:cs="Arial"/>
        </w:rPr>
        <w:fldChar w:fldCharType="begin"/>
      </w:r>
      <w:r w:rsidRPr="00291B91">
        <w:rPr>
          <w:rFonts w:ascii="Arial" w:hAnsi="Arial" w:cs="Arial"/>
        </w:rPr>
        <w:instrText xml:space="preserve"> SEQ Table \* ARABIC </w:instrText>
      </w:r>
      <w:r w:rsidR="00074B78" w:rsidRPr="00291B91">
        <w:rPr>
          <w:rFonts w:ascii="Arial" w:hAnsi="Arial" w:cs="Arial"/>
        </w:rPr>
        <w:fldChar w:fldCharType="separate"/>
      </w:r>
      <w:r w:rsidR="006F0941">
        <w:rPr>
          <w:rFonts w:ascii="Arial" w:hAnsi="Arial" w:cs="Arial"/>
          <w:noProof/>
        </w:rPr>
        <w:t>9</w:t>
      </w:r>
      <w:r w:rsidR="00074B78" w:rsidRPr="00291B91">
        <w:rPr>
          <w:rFonts w:ascii="Arial" w:hAnsi="Arial" w:cs="Arial"/>
        </w:rPr>
        <w:fldChar w:fldCharType="end"/>
      </w:r>
    </w:p>
    <w:p w:rsidR="005D04B9" w:rsidRDefault="00BA0AD0" w:rsidP="00312387">
      <w:pPr>
        <w:rPr>
          <w:sz w:val="28"/>
          <w:szCs w:val="28"/>
        </w:rPr>
      </w:pPr>
      <w:r>
        <w:rPr>
          <w:sz w:val="28"/>
          <w:szCs w:val="28"/>
        </w:rPr>
        <w:t xml:space="preserve"> </w:t>
      </w:r>
    </w:p>
    <w:p w:rsidR="005D04B9" w:rsidRDefault="005D04B9">
      <w:pPr>
        <w:widowControl/>
        <w:jc w:val="left"/>
        <w:rPr>
          <w:sz w:val="28"/>
          <w:szCs w:val="28"/>
        </w:rPr>
      </w:pPr>
      <w:r>
        <w:rPr>
          <w:sz w:val="28"/>
          <w:szCs w:val="28"/>
        </w:rPr>
        <w:br w:type="page"/>
      </w:r>
    </w:p>
    <w:p w:rsidR="008668CE" w:rsidRPr="003F74D7" w:rsidRDefault="008668CE" w:rsidP="008668CE">
      <w:pPr>
        <w:pStyle w:val="2"/>
        <w:rPr>
          <w:rFonts w:cs="Arial"/>
        </w:rPr>
      </w:pPr>
      <w:bookmarkStart w:id="11" w:name="_Toc392593001"/>
      <w:bookmarkStart w:id="12" w:name="_Toc392620595"/>
      <w:bookmarkStart w:id="13" w:name="_Toc491167893"/>
      <w:bookmarkEnd w:id="11"/>
      <w:bookmarkEnd w:id="12"/>
      <w:r w:rsidRPr="003F74D7">
        <w:rPr>
          <w:rFonts w:cs="Arial"/>
        </w:rPr>
        <w:lastRenderedPageBreak/>
        <w:t>Continuity</w:t>
      </w:r>
      <w:bookmarkEnd w:id="13"/>
    </w:p>
    <w:tbl>
      <w:tblPr>
        <w:tblW w:w="4920" w:type="dxa"/>
        <w:tblInd w:w="1703" w:type="dxa"/>
        <w:tblLook w:val="04A0"/>
      </w:tblPr>
      <w:tblGrid>
        <w:gridCol w:w="649"/>
        <w:gridCol w:w="2429"/>
        <w:gridCol w:w="963"/>
        <w:gridCol w:w="879"/>
      </w:tblGrid>
      <w:tr w:rsidR="00D81C64" w:rsidRPr="00D81C64" w:rsidTr="00530637">
        <w:trPr>
          <w:trHeight w:val="300"/>
        </w:trPr>
        <w:tc>
          <w:tcPr>
            <w:tcW w:w="49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Continuity Test Condition</w:t>
            </w:r>
          </w:p>
        </w:tc>
      </w:tr>
      <w:tr w:rsidR="00D81C64" w:rsidRPr="00D81C64" w:rsidTr="00530637">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No.</w:t>
            </w:r>
          </w:p>
        </w:tc>
        <w:tc>
          <w:tcPr>
            <w:tcW w:w="2429"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item</w:t>
            </w:r>
          </w:p>
        </w:tc>
        <w:tc>
          <w:tcPr>
            <w:tcW w:w="963"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value</w:t>
            </w:r>
          </w:p>
        </w:tc>
        <w:tc>
          <w:tcPr>
            <w:tcW w:w="879" w:type="dxa"/>
            <w:tcBorders>
              <w:top w:val="nil"/>
              <w:left w:val="nil"/>
              <w:bottom w:val="single" w:sz="4" w:space="0" w:color="auto"/>
              <w:right w:val="single" w:sz="4" w:space="0" w:color="auto"/>
            </w:tcBorders>
            <w:shd w:val="clear" w:color="auto" w:fill="auto"/>
            <w:noWrap/>
            <w:vAlign w:val="bottom"/>
            <w:hideMark/>
          </w:tcPr>
          <w:p w:rsidR="00D81C64" w:rsidRPr="00D81C64" w:rsidRDefault="006C4610"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U</w:t>
            </w:r>
            <w:r w:rsidR="00D81C64" w:rsidRPr="00D81C64">
              <w:rPr>
                <w:rFonts w:ascii="Arial" w:hAnsi="Arial" w:cs="Arial"/>
                <w:color w:val="000000"/>
                <w:kern w:val="0"/>
                <w:sz w:val="22"/>
                <w:szCs w:val="22"/>
              </w:rPr>
              <w:t>nit</w:t>
            </w:r>
          </w:p>
        </w:tc>
      </w:tr>
      <w:tr w:rsidR="00D81C64" w:rsidRPr="00D81C64" w:rsidTr="00530637">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1</w:t>
            </w:r>
          </w:p>
        </w:tc>
        <w:tc>
          <w:tcPr>
            <w:tcW w:w="2429" w:type="dxa"/>
            <w:tcBorders>
              <w:top w:val="nil"/>
              <w:left w:val="nil"/>
              <w:bottom w:val="single" w:sz="4" w:space="0" w:color="auto"/>
              <w:right w:val="single" w:sz="4" w:space="0" w:color="auto"/>
            </w:tcBorders>
            <w:shd w:val="clear" w:color="auto" w:fill="auto"/>
            <w:noWrap/>
            <w:vAlign w:val="bottom"/>
            <w:hideMark/>
          </w:tcPr>
          <w:p w:rsidR="00D81C64" w:rsidRPr="00D81C64" w:rsidRDefault="00B24F8C" w:rsidP="00D81C64">
            <w:pPr>
              <w:widowControl/>
              <w:jc w:val="center"/>
              <w:rPr>
                <w:rFonts w:ascii="Arial" w:hAnsi="Arial" w:cs="Arial"/>
                <w:color w:val="000000"/>
                <w:kern w:val="0"/>
                <w:sz w:val="22"/>
                <w:szCs w:val="22"/>
              </w:rPr>
            </w:pPr>
            <w:r>
              <w:rPr>
                <w:rFonts w:ascii="Arial" w:hAnsi="Arial" w:cs="Arial" w:hint="eastAsia"/>
                <w:color w:val="000000"/>
                <w:kern w:val="0"/>
                <w:sz w:val="22"/>
                <w:szCs w:val="22"/>
              </w:rPr>
              <w:t>T</w:t>
            </w:r>
            <w:r w:rsidR="00D81C64" w:rsidRPr="00D81C64">
              <w:rPr>
                <w:rFonts w:ascii="Arial" w:hAnsi="Arial" w:cs="Arial"/>
                <w:color w:val="000000"/>
                <w:kern w:val="0"/>
                <w:sz w:val="22"/>
                <w:szCs w:val="22"/>
              </w:rPr>
              <w:t>est frequency</w:t>
            </w:r>
          </w:p>
        </w:tc>
        <w:tc>
          <w:tcPr>
            <w:tcW w:w="963"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NA</w:t>
            </w:r>
          </w:p>
        </w:tc>
        <w:tc>
          <w:tcPr>
            <w:tcW w:w="879"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D81C64" w:rsidRPr="00D81C64" w:rsidTr="00530637">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2</w:t>
            </w:r>
          </w:p>
        </w:tc>
        <w:tc>
          <w:tcPr>
            <w:tcW w:w="2429"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0</w:t>
            </w:r>
          </w:p>
        </w:tc>
        <w:tc>
          <w:tcPr>
            <w:tcW w:w="879" w:type="dxa"/>
            <w:tcBorders>
              <w:top w:val="nil"/>
              <w:left w:val="nil"/>
              <w:bottom w:val="single" w:sz="4" w:space="0" w:color="auto"/>
              <w:right w:val="single" w:sz="4" w:space="0" w:color="auto"/>
            </w:tcBorders>
            <w:shd w:val="clear" w:color="auto" w:fill="auto"/>
            <w:noWrap/>
            <w:vAlign w:val="bottom"/>
            <w:hideMark/>
          </w:tcPr>
          <w:p w:rsidR="00D81C64" w:rsidRPr="00D81C64" w:rsidRDefault="006C4610"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D81C64" w:rsidRPr="00D81C64" w:rsidTr="00530637">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3</w:t>
            </w:r>
          </w:p>
        </w:tc>
        <w:tc>
          <w:tcPr>
            <w:tcW w:w="2429"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0</w:t>
            </w:r>
          </w:p>
        </w:tc>
        <w:tc>
          <w:tcPr>
            <w:tcW w:w="879" w:type="dxa"/>
            <w:tcBorders>
              <w:top w:val="nil"/>
              <w:left w:val="nil"/>
              <w:bottom w:val="single" w:sz="4" w:space="0" w:color="auto"/>
              <w:right w:val="single" w:sz="4" w:space="0" w:color="auto"/>
            </w:tcBorders>
            <w:shd w:val="clear" w:color="auto" w:fill="auto"/>
            <w:noWrap/>
            <w:vAlign w:val="bottom"/>
            <w:hideMark/>
          </w:tcPr>
          <w:p w:rsidR="00D81C64" w:rsidRPr="00D81C64" w:rsidRDefault="006C4610"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D81C64" w:rsidRPr="00D81C64" w:rsidTr="00530637">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4</w:t>
            </w:r>
          </w:p>
        </w:tc>
        <w:tc>
          <w:tcPr>
            <w:tcW w:w="2429"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D81C64" w:rsidRPr="00D81C64" w:rsidRDefault="00D81C64" w:rsidP="00D81C64">
            <w:pPr>
              <w:widowControl/>
              <w:jc w:val="center"/>
              <w:rPr>
                <w:rFonts w:ascii="Arial" w:hAnsi="Arial" w:cs="Arial"/>
                <w:color w:val="000000"/>
                <w:kern w:val="0"/>
                <w:sz w:val="22"/>
                <w:szCs w:val="22"/>
              </w:rPr>
            </w:pPr>
            <w:r w:rsidRPr="00D81C64">
              <w:rPr>
                <w:rFonts w:ascii="Arial" w:hAnsi="Arial" w:cs="Arial"/>
                <w:color w:val="000000"/>
                <w:kern w:val="0"/>
                <w:sz w:val="22"/>
                <w:szCs w:val="22"/>
              </w:rPr>
              <w:t>0</w:t>
            </w:r>
          </w:p>
        </w:tc>
        <w:tc>
          <w:tcPr>
            <w:tcW w:w="879" w:type="dxa"/>
            <w:tcBorders>
              <w:top w:val="nil"/>
              <w:left w:val="nil"/>
              <w:bottom w:val="single" w:sz="4" w:space="0" w:color="auto"/>
              <w:right w:val="single" w:sz="4" w:space="0" w:color="auto"/>
            </w:tcBorders>
            <w:shd w:val="clear" w:color="auto" w:fill="auto"/>
            <w:noWrap/>
            <w:vAlign w:val="bottom"/>
            <w:hideMark/>
          </w:tcPr>
          <w:p w:rsidR="00D81C64" w:rsidRPr="00D81C64" w:rsidRDefault="006C4610" w:rsidP="004F5C1F">
            <w:pPr>
              <w:keepNext/>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bl>
    <w:p w:rsidR="00D81C64" w:rsidRPr="004F5C1F" w:rsidRDefault="004F5C1F" w:rsidP="004F5C1F">
      <w:pPr>
        <w:pStyle w:val="af"/>
        <w:rPr>
          <w:rFonts w:ascii="Arial" w:hAnsi="Arial" w:cs="Arial"/>
        </w:rPr>
      </w:pPr>
      <w:r w:rsidRPr="004F5C1F">
        <w:rPr>
          <w:rFonts w:ascii="Arial" w:hAnsi="Arial" w:cs="Arial"/>
        </w:rPr>
        <w:t xml:space="preserve">Table </w:t>
      </w:r>
      <w:r w:rsidR="00074B78" w:rsidRPr="004F5C1F">
        <w:rPr>
          <w:rFonts w:ascii="Arial" w:hAnsi="Arial" w:cs="Arial"/>
        </w:rPr>
        <w:fldChar w:fldCharType="begin"/>
      </w:r>
      <w:r w:rsidRPr="004F5C1F">
        <w:rPr>
          <w:rFonts w:ascii="Arial" w:hAnsi="Arial" w:cs="Arial"/>
        </w:rPr>
        <w:instrText xml:space="preserve"> SEQ Table \* ARABIC </w:instrText>
      </w:r>
      <w:r w:rsidR="00074B78" w:rsidRPr="004F5C1F">
        <w:rPr>
          <w:rFonts w:ascii="Arial" w:hAnsi="Arial" w:cs="Arial"/>
        </w:rPr>
        <w:fldChar w:fldCharType="separate"/>
      </w:r>
      <w:r w:rsidR="006F0941">
        <w:rPr>
          <w:rFonts w:ascii="Arial" w:hAnsi="Arial" w:cs="Arial"/>
          <w:noProof/>
        </w:rPr>
        <w:t>10</w:t>
      </w:r>
      <w:r w:rsidR="00074B78" w:rsidRPr="004F5C1F">
        <w:rPr>
          <w:rFonts w:ascii="Arial" w:hAnsi="Arial" w:cs="Arial"/>
        </w:rPr>
        <w:fldChar w:fldCharType="end"/>
      </w:r>
    </w:p>
    <w:p w:rsidR="003A7057" w:rsidRPr="00EA2582" w:rsidRDefault="003A7057" w:rsidP="00EA2582">
      <w:pPr>
        <w:pStyle w:val="aa"/>
        <w:spacing w:before="156" w:after="156"/>
        <w:ind w:firstLineChars="224" w:firstLine="495"/>
        <w:rPr>
          <w:rFonts w:ascii="Arial" w:hAnsi="Arial" w:cs="Arial"/>
          <w:b/>
          <w:sz w:val="22"/>
          <w:szCs w:val="22"/>
        </w:rPr>
      </w:pPr>
      <w:r w:rsidRPr="00EA2582">
        <w:rPr>
          <w:rFonts w:ascii="Arial" w:hAnsi="Arial" w:cs="Arial"/>
          <w:b/>
          <w:sz w:val="22"/>
          <w:szCs w:val="22"/>
        </w:rPr>
        <w:t xml:space="preserve">Test Methods: </w:t>
      </w:r>
    </w:p>
    <w:p w:rsidR="00016CB8" w:rsidRPr="00152378" w:rsidRDefault="00016CB8" w:rsidP="00152378">
      <w:pPr>
        <w:pStyle w:val="aa"/>
        <w:spacing w:before="156" w:after="156"/>
        <w:ind w:firstLineChars="310" w:firstLine="682"/>
        <w:rPr>
          <w:rFonts w:ascii="Arial" w:hAnsi="Arial" w:cs="Arial"/>
          <w:sz w:val="22"/>
          <w:szCs w:val="22"/>
        </w:rPr>
      </w:pPr>
      <w:r w:rsidRPr="00152378">
        <w:rPr>
          <w:rFonts w:ascii="Arial" w:hAnsi="Arial" w:cs="Arial"/>
          <w:sz w:val="22"/>
          <w:szCs w:val="22"/>
        </w:rPr>
        <w:t>Connect all device power supply pins to VSS.</w:t>
      </w:r>
    </w:p>
    <w:p w:rsidR="00016CB8" w:rsidRPr="00152378" w:rsidRDefault="00F61853" w:rsidP="00152378">
      <w:pPr>
        <w:pStyle w:val="aa"/>
        <w:spacing w:before="156" w:after="156"/>
        <w:ind w:leftChars="313" w:left="657" w:firstLineChars="10" w:firstLine="22"/>
        <w:rPr>
          <w:rFonts w:ascii="Arial" w:hAnsi="Arial" w:cs="Arial"/>
          <w:sz w:val="22"/>
          <w:szCs w:val="22"/>
        </w:rPr>
      </w:pPr>
      <w:r w:rsidRPr="00152378">
        <w:rPr>
          <w:rFonts w:ascii="Arial" w:hAnsi="Arial" w:cs="Arial"/>
          <w:sz w:val="22"/>
          <w:szCs w:val="22"/>
        </w:rPr>
        <w:t>Connect all signal pins to PMU and f</w:t>
      </w:r>
      <w:r w:rsidR="00B02901" w:rsidRPr="00152378">
        <w:rPr>
          <w:rFonts w:ascii="Arial" w:hAnsi="Arial" w:cs="Arial"/>
          <w:sz w:val="22"/>
          <w:szCs w:val="22"/>
        </w:rPr>
        <w:t>orce -100uA</w:t>
      </w:r>
      <w:r w:rsidR="00016CB8" w:rsidRPr="00152378">
        <w:rPr>
          <w:rFonts w:ascii="Arial" w:hAnsi="Arial" w:cs="Arial"/>
          <w:sz w:val="22"/>
          <w:szCs w:val="22"/>
        </w:rPr>
        <w:t xml:space="preserve"> current on individual signal pins.</w:t>
      </w:r>
    </w:p>
    <w:p w:rsidR="003A5A8D" w:rsidRPr="00C51DA2" w:rsidRDefault="003A5A8D" w:rsidP="000620ED">
      <w:pPr>
        <w:pStyle w:val="aa"/>
        <w:spacing w:before="156" w:after="156"/>
        <w:ind w:firstLine="629"/>
        <w:rPr>
          <w:rFonts w:ascii="Arial" w:hAnsi="Arial" w:cs="Arial"/>
          <w:b/>
        </w:rPr>
      </w:pPr>
      <w:r w:rsidRPr="00C51DA2">
        <w:rPr>
          <w:rFonts w:ascii="Arial" w:hAnsi="Arial" w:cs="Arial"/>
          <w:b/>
        </w:rPr>
        <w:t>Measure Pins:</w:t>
      </w:r>
    </w:p>
    <w:p w:rsidR="00DF22D1" w:rsidRPr="00152378" w:rsidRDefault="007E0AF5" w:rsidP="00152378">
      <w:pPr>
        <w:pStyle w:val="aa"/>
        <w:spacing w:before="156" w:after="156"/>
        <w:ind w:firstLineChars="310" w:firstLine="682"/>
        <w:rPr>
          <w:rFonts w:ascii="Arial" w:hAnsi="Arial" w:cs="Arial"/>
          <w:sz w:val="22"/>
          <w:szCs w:val="22"/>
        </w:rPr>
      </w:pPr>
      <w:r w:rsidRPr="00152378">
        <w:rPr>
          <w:rFonts w:ascii="Arial" w:hAnsi="Arial" w:cs="Arial"/>
          <w:sz w:val="22"/>
          <w:szCs w:val="22"/>
        </w:rPr>
        <w:t xml:space="preserve">All </w:t>
      </w:r>
      <w:r w:rsidR="008E671F" w:rsidRPr="00152378">
        <w:rPr>
          <w:rFonts w:ascii="Arial" w:hAnsi="Arial" w:cs="Arial"/>
          <w:sz w:val="22"/>
          <w:szCs w:val="22"/>
        </w:rPr>
        <w:t xml:space="preserve">digital </w:t>
      </w:r>
      <w:r w:rsidRPr="00152378">
        <w:rPr>
          <w:rFonts w:ascii="Arial" w:hAnsi="Arial" w:cs="Arial"/>
          <w:sz w:val="22"/>
          <w:szCs w:val="22"/>
        </w:rPr>
        <w:t>input</w:t>
      </w:r>
      <w:r w:rsidR="00E3087D" w:rsidRPr="00152378">
        <w:rPr>
          <w:rFonts w:ascii="Arial" w:hAnsi="Arial" w:cs="Arial"/>
          <w:sz w:val="22"/>
          <w:szCs w:val="22"/>
        </w:rPr>
        <w:t>s, IOs</w:t>
      </w:r>
      <w:r w:rsidRPr="00152378">
        <w:rPr>
          <w:rFonts w:ascii="Arial" w:hAnsi="Arial" w:cs="Arial"/>
          <w:sz w:val="22"/>
          <w:szCs w:val="22"/>
        </w:rPr>
        <w:t>, Output</w:t>
      </w:r>
      <w:r w:rsidR="00E3087D" w:rsidRPr="00152378">
        <w:rPr>
          <w:rFonts w:ascii="Arial" w:hAnsi="Arial" w:cs="Arial"/>
          <w:sz w:val="22"/>
          <w:szCs w:val="22"/>
        </w:rPr>
        <w:t>s</w:t>
      </w:r>
      <w:r w:rsidRPr="00152378">
        <w:rPr>
          <w:rFonts w:ascii="Arial" w:hAnsi="Arial" w:cs="Arial"/>
          <w:sz w:val="22"/>
          <w:szCs w:val="22"/>
        </w:rPr>
        <w:t>.</w:t>
      </w:r>
      <w:r w:rsidR="008E671F" w:rsidRPr="00152378">
        <w:rPr>
          <w:rFonts w:ascii="Arial" w:hAnsi="Arial" w:cs="Arial"/>
          <w:sz w:val="22"/>
          <w:szCs w:val="22"/>
        </w:rPr>
        <w:t xml:space="preserve"> </w:t>
      </w:r>
    </w:p>
    <w:p w:rsidR="00665830" w:rsidRPr="00152378" w:rsidRDefault="006E2876" w:rsidP="00152378">
      <w:pPr>
        <w:pStyle w:val="aa"/>
        <w:spacing w:before="156" w:after="156"/>
        <w:ind w:firstLineChars="310" w:firstLine="682"/>
        <w:rPr>
          <w:rFonts w:ascii="Arial" w:hAnsi="Arial" w:cs="Arial"/>
          <w:sz w:val="22"/>
          <w:szCs w:val="22"/>
        </w:rPr>
      </w:pPr>
      <w:r w:rsidRPr="00152378">
        <w:rPr>
          <w:rFonts w:ascii="Arial" w:hAnsi="Arial" w:cs="Arial"/>
          <w:sz w:val="22"/>
          <w:szCs w:val="22"/>
        </w:rPr>
        <w:t>L</w:t>
      </w:r>
      <w:r w:rsidR="006B17CE" w:rsidRPr="00152378">
        <w:rPr>
          <w:rFonts w:ascii="Arial" w:hAnsi="Arial" w:cs="Arial"/>
          <w:sz w:val="22"/>
          <w:szCs w:val="22"/>
        </w:rPr>
        <w:t>imit: -20</w:t>
      </w:r>
      <w:r w:rsidRPr="00152378">
        <w:rPr>
          <w:rFonts w:ascii="Arial" w:hAnsi="Arial" w:cs="Arial"/>
          <w:sz w:val="22"/>
          <w:szCs w:val="22"/>
        </w:rPr>
        <w:t>0~-800mv</w:t>
      </w:r>
    </w:p>
    <w:p w:rsidR="004611D3" w:rsidRDefault="002E489E" w:rsidP="004611D3">
      <w:pPr>
        <w:pStyle w:val="aa"/>
        <w:keepNext/>
        <w:spacing w:before="156" w:after="156"/>
      </w:pPr>
      <w:r>
        <w:rPr>
          <w:rFonts w:ascii="Arial" w:hAnsi="Arial" w:cs="Arial"/>
          <w:noProof/>
        </w:rPr>
        <w:drawing>
          <wp:inline distT="0" distB="0" distL="0" distR="0">
            <wp:extent cx="4143375" cy="28860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143375" cy="2886075"/>
                    </a:xfrm>
                    <a:prstGeom prst="rect">
                      <a:avLst/>
                    </a:prstGeom>
                    <a:noFill/>
                    <a:ln w="9525">
                      <a:noFill/>
                      <a:miter lim="800000"/>
                      <a:headEnd/>
                      <a:tailEnd/>
                    </a:ln>
                  </pic:spPr>
                </pic:pic>
              </a:graphicData>
            </a:graphic>
          </wp:inline>
        </w:drawing>
      </w:r>
    </w:p>
    <w:p w:rsidR="00665830" w:rsidRPr="003F36FA" w:rsidRDefault="004611D3" w:rsidP="004611D3">
      <w:pPr>
        <w:pStyle w:val="af"/>
        <w:ind w:firstLineChars="1748" w:firstLine="3685"/>
        <w:jc w:val="both"/>
        <w:rPr>
          <w:rFonts w:ascii="Arial" w:hAnsi="Arial" w:cs="Arial"/>
        </w:rPr>
      </w:pPr>
      <w:r w:rsidRPr="003F36FA">
        <w:rPr>
          <w:rFonts w:ascii="Arial" w:hAnsi="Arial" w:cs="Arial"/>
        </w:rPr>
        <w:t xml:space="preserve">Diagram </w:t>
      </w:r>
      <w:r w:rsidR="00074B78" w:rsidRPr="003F36FA">
        <w:rPr>
          <w:rFonts w:ascii="Arial" w:hAnsi="Arial" w:cs="Arial"/>
        </w:rPr>
        <w:fldChar w:fldCharType="begin"/>
      </w:r>
      <w:r w:rsidRPr="003F36FA">
        <w:rPr>
          <w:rFonts w:ascii="Arial" w:hAnsi="Arial" w:cs="Arial"/>
        </w:rPr>
        <w:instrText xml:space="preserve"> SEQ Diagram \* ARABIC </w:instrText>
      </w:r>
      <w:r w:rsidR="00074B78" w:rsidRPr="003F36FA">
        <w:rPr>
          <w:rFonts w:ascii="Arial" w:hAnsi="Arial" w:cs="Arial"/>
        </w:rPr>
        <w:fldChar w:fldCharType="separate"/>
      </w:r>
      <w:r w:rsidR="006F0941">
        <w:rPr>
          <w:rFonts w:ascii="Arial" w:hAnsi="Arial" w:cs="Arial"/>
          <w:noProof/>
        </w:rPr>
        <w:t>1</w:t>
      </w:r>
      <w:r w:rsidR="00074B78" w:rsidRPr="003F36FA">
        <w:rPr>
          <w:rFonts w:ascii="Arial" w:hAnsi="Arial" w:cs="Arial"/>
        </w:rPr>
        <w:fldChar w:fldCharType="end"/>
      </w:r>
    </w:p>
    <w:p w:rsidR="00DF22D1" w:rsidRPr="00C83A30" w:rsidRDefault="00DF22D1" w:rsidP="00C83A30">
      <w:pPr>
        <w:pStyle w:val="ae"/>
        <w:ind w:leftChars="257" w:left="645" w:hangingChars="50" w:hanging="105"/>
        <w:jc w:val="left"/>
        <w:textAlignment w:val="center"/>
        <w:rPr>
          <w:rFonts w:ascii="Arial" w:eastAsia="宋体" w:hAnsi="Arial" w:cs="Arial"/>
        </w:rPr>
      </w:pPr>
      <w:r w:rsidRPr="00C83A30">
        <w:rPr>
          <w:rFonts w:ascii="Arial" w:eastAsia="宋体" w:hAnsi="Arial" w:cs="Arial"/>
        </w:rPr>
        <w:t>Measure Diode to GND</w:t>
      </w:r>
    </w:p>
    <w:p w:rsidR="005D04B9" w:rsidRDefault="005D04B9">
      <w:pPr>
        <w:widowControl/>
        <w:jc w:val="left"/>
        <w:rPr>
          <w:rFonts w:ascii="Arial" w:hAnsi="Arial" w:cs="Arial"/>
          <w:kern w:val="0"/>
          <w:sz w:val="24"/>
          <w:szCs w:val="20"/>
        </w:rPr>
      </w:pPr>
      <w:r>
        <w:rPr>
          <w:rFonts w:ascii="Arial" w:hAnsi="Arial" w:cs="Arial"/>
        </w:rPr>
        <w:br w:type="page"/>
      </w:r>
    </w:p>
    <w:p w:rsidR="00911921" w:rsidRPr="003F74D7" w:rsidRDefault="00911921" w:rsidP="00911921">
      <w:pPr>
        <w:pStyle w:val="2"/>
        <w:rPr>
          <w:rFonts w:cs="Arial"/>
        </w:rPr>
      </w:pPr>
      <w:bookmarkStart w:id="14" w:name="_Toc392593003"/>
      <w:bookmarkStart w:id="15" w:name="_Toc392620597"/>
      <w:bookmarkStart w:id="16" w:name="_Toc491167894"/>
      <w:bookmarkEnd w:id="14"/>
      <w:bookmarkEnd w:id="15"/>
      <w:r w:rsidRPr="003F74D7">
        <w:rPr>
          <w:rFonts w:cs="Arial"/>
        </w:rPr>
        <w:lastRenderedPageBreak/>
        <w:t>DPS Short</w:t>
      </w:r>
      <w:bookmarkEnd w:id="16"/>
    </w:p>
    <w:tbl>
      <w:tblPr>
        <w:tblW w:w="4920" w:type="dxa"/>
        <w:tblInd w:w="1703" w:type="dxa"/>
        <w:tblLook w:val="04A0"/>
      </w:tblPr>
      <w:tblGrid>
        <w:gridCol w:w="649"/>
        <w:gridCol w:w="2429"/>
        <w:gridCol w:w="963"/>
        <w:gridCol w:w="879"/>
      </w:tblGrid>
      <w:tr w:rsidR="00B24F8C" w:rsidRPr="00D81C64" w:rsidTr="00474CB1">
        <w:trPr>
          <w:trHeight w:val="300"/>
        </w:trPr>
        <w:tc>
          <w:tcPr>
            <w:tcW w:w="49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4F8C" w:rsidRPr="00D81C64" w:rsidRDefault="0094442B"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DPS Short</w:t>
            </w:r>
            <w:r w:rsidR="00B24F8C" w:rsidRPr="00D81C64">
              <w:rPr>
                <w:rFonts w:ascii="Arial" w:hAnsi="Arial" w:cs="Arial"/>
                <w:color w:val="000000"/>
                <w:kern w:val="0"/>
                <w:sz w:val="22"/>
                <w:szCs w:val="22"/>
              </w:rPr>
              <w:t xml:space="preserve"> Test Condition</w:t>
            </w:r>
          </w:p>
        </w:tc>
      </w:tr>
      <w:tr w:rsidR="00B24F8C" w:rsidRPr="00D81C64" w:rsidTr="00474CB1">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No.</w:t>
            </w:r>
          </w:p>
        </w:tc>
        <w:tc>
          <w:tcPr>
            <w:tcW w:w="2429"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item</w:t>
            </w:r>
          </w:p>
        </w:tc>
        <w:tc>
          <w:tcPr>
            <w:tcW w:w="963"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value</w:t>
            </w:r>
          </w:p>
        </w:tc>
        <w:tc>
          <w:tcPr>
            <w:tcW w:w="879" w:type="dxa"/>
            <w:tcBorders>
              <w:top w:val="nil"/>
              <w:left w:val="nil"/>
              <w:bottom w:val="single" w:sz="4" w:space="0" w:color="auto"/>
              <w:right w:val="single" w:sz="4" w:space="0" w:color="auto"/>
            </w:tcBorders>
            <w:shd w:val="clear" w:color="auto" w:fill="auto"/>
            <w:noWrap/>
            <w:vAlign w:val="bottom"/>
            <w:hideMark/>
          </w:tcPr>
          <w:p w:rsidR="00B24F8C" w:rsidRPr="00D81C64" w:rsidRDefault="006C4610"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U</w:t>
            </w:r>
            <w:r w:rsidR="00B24F8C" w:rsidRPr="00D81C64">
              <w:rPr>
                <w:rFonts w:ascii="Arial" w:hAnsi="Arial" w:cs="Arial"/>
                <w:color w:val="000000"/>
                <w:kern w:val="0"/>
                <w:sz w:val="22"/>
                <w:szCs w:val="22"/>
              </w:rPr>
              <w:t>nit</w:t>
            </w:r>
          </w:p>
        </w:tc>
      </w:tr>
      <w:tr w:rsidR="00B24F8C"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1</w:t>
            </w:r>
          </w:p>
        </w:tc>
        <w:tc>
          <w:tcPr>
            <w:tcW w:w="2429"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T</w:t>
            </w:r>
            <w:r w:rsidRPr="00D81C64">
              <w:rPr>
                <w:rFonts w:ascii="Arial" w:hAnsi="Arial" w:cs="Arial"/>
                <w:color w:val="000000"/>
                <w:kern w:val="0"/>
                <w:sz w:val="22"/>
                <w:szCs w:val="22"/>
              </w:rPr>
              <w:t>est frequency</w:t>
            </w:r>
          </w:p>
        </w:tc>
        <w:tc>
          <w:tcPr>
            <w:tcW w:w="963"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NA</w:t>
            </w:r>
          </w:p>
        </w:tc>
        <w:tc>
          <w:tcPr>
            <w:tcW w:w="879"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B24F8C"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2</w:t>
            </w:r>
          </w:p>
        </w:tc>
        <w:tc>
          <w:tcPr>
            <w:tcW w:w="2429"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0.1</w:t>
            </w:r>
          </w:p>
        </w:tc>
        <w:tc>
          <w:tcPr>
            <w:tcW w:w="879" w:type="dxa"/>
            <w:tcBorders>
              <w:top w:val="nil"/>
              <w:left w:val="nil"/>
              <w:bottom w:val="single" w:sz="4" w:space="0" w:color="auto"/>
              <w:right w:val="single" w:sz="4" w:space="0" w:color="auto"/>
            </w:tcBorders>
            <w:shd w:val="clear" w:color="auto" w:fill="auto"/>
            <w:noWrap/>
            <w:vAlign w:val="bottom"/>
            <w:hideMark/>
          </w:tcPr>
          <w:p w:rsidR="00B24F8C" w:rsidRPr="00D81C64" w:rsidRDefault="006C4610"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B24F8C"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3</w:t>
            </w:r>
          </w:p>
        </w:tc>
        <w:tc>
          <w:tcPr>
            <w:tcW w:w="2429"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0.1</w:t>
            </w:r>
          </w:p>
        </w:tc>
        <w:tc>
          <w:tcPr>
            <w:tcW w:w="879"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B24F8C"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4</w:t>
            </w:r>
          </w:p>
        </w:tc>
        <w:tc>
          <w:tcPr>
            <w:tcW w:w="2429"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0.1</w:t>
            </w:r>
          </w:p>
        </w:tc>
        <w:tc>
          <w:tcPr>
            <w:tcW w:w="879" w:type="dxa"/>
            <w:tcBorders>
              <w:top w:val="nil"/>
              <w:left w:val="nil"/>
              <w:bottom w:val="single" w:sz="4" w:space="0" w:color="auto"/>
              <w:right w:val="single" w:sz="4" w:space="0" w:color="auto"/>
            </w:tcBorders>
            <w:shd w:val="clear" w:color="auto" w:fill="auto"/>
            <w:noWrap/>
            <w:vAlign w:val="bottom"/>
            <w:hideMark/>
          </w:tcPr>
          <w:p w:rsidR="00B24F8C" w:rsidRPr="00D81C64" w:rsidRDefault="00B24F8C" w:rsidP="0094442B">
            <w:pPr>
              <w:keepNext/>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bl>
    <w:p w:rsidR="00B24F8C" w:rsidRPr="0094442B" w:rsidRDefault="0094442B" w:rsidP="0094442B">
      <w:pPr>
        <w:pStyle w:val="af"/>
        <w:rPr>
          <w:rFonts w:ascii="Arial" w:hAnsi="Arial" w:cs="Arial"/>
          <w:b w:val="0"/>
        </w:rPr>
      </w:pPr>
      <w:r w:rsidRPr="0094442B">
        <w:rPr>
          <w:rFonts w:ascii="Arial" w:hAnsi="Arial" w:cs="Arial"/>
        </w:rPr>
        <w:t xml:space="preserve">Table </w:t>
      </w:r>
      <w:r w:rsidR="00074B78" w:rsidRPr="0094442B">
        <w:rPr>
          <w:rFonts w:ascii="Arial" w:hAnsi="Arial" w:cs="Arial"/>
        </w:rPr>
        <w:fldChar w:fldCharType="begin"/>
      </w:r>
      <w:r w:rsidRPr="0094442B">
        <w:rPr>
          <w:rFonts w:ascii="Arial" w:hAnsi="Arial" w:cs="Arial"/>
        </w:rPr>
        <w:instrText xml:space="preserve"> SEQ Table \* ARABIC </w:instrText>
      </w:r>
      <w:r w:rsidR="00074B78" w:rsidRPr="0094442B">
        <w:rPr>
          <w:rFonts w:ascii="Arial" w:hAnsi="Arial" w:cs="Arial"/>
        </w:rPr>
        <w:fldChar w:fldCharType="separate"/>
      </w:r>
      <w:r w:rsidR="006F0941">
        <w:rPr>
          <w:rFonts w:ascii="Arial" w:hAnsi="Arial" w:cs="Arial"/>
          <w:noProof/>
        </w:rPr>
        <w:t>11</w:t>
      </w:r>
      <w:r w:rsidR="00074B78" w:rsidRPr="0094442B">
        <w:rPr>
          <w:rFonts w:ascii="Arial" w:hAnsi="Arial" w:cs="Arial"/>
        </w:rPr>
        <w:fldChar w:fldCharType="end"/>
      </w:r>
    </w:p>
    <w:p w:rsidR="00911921" w:rsidRPr="00EA2582" w:rsidRDefault="00911921" w:rsidP="00911921">
      <w:pPr>
        <w:pStyle w:val="aa"/>
        <w:spacing w:before="156" w:after="156"/>
        <w:ind w:firstLineChars="0" w:firstLine="420"/>
        <w:rPr>
          <w:rFonts w:ascii="Arial" w:hAnsi="Arial" w:cs="Arial"/>
          <w:b/>
          <w:sz w:val="22"/>
          <w:szCs w:val="22"/>
        </w:rPr>
      </w:pPr>
      <w:r w:rsidRPr="00EA2582">
        <w:rPr>
          <w:rFonts w:ascii="Arial" w:hAnsi="Arial" w:cs="Arial"/>
          <w:b/>
          <w:sz w:val="22"/>
          <w:szCs w:val="22"/>
        </w:rPr>
        <w:t xml:space="preserve">Test Methods: </w:t>
      </w:r>
    </w:p>
    <w:p w:rsidR="00911921" w:rsidRPr="00152378" w:rsidRDefault="002F4A77" w:rsidP="00911921">
      <w:pPr>
        <w:pStyle w:val="aa"/>
        <w:spacing w:before="156" w:after="156"/>
        <w:ind w:firstLineChars="0" w:firstLine="420"/>
        <w:rPr>
          <w:rFonts w:ascii="Arial" w:hAnsi="Arial" w:cs="Arial"/>
          <w:sz w:val="22"/>
          <w:szCs w:val="22"/>
        </w:rPr>
      </w:pPr>
      <w:r w:rsidRPr="00152378">
        <w:rPr>
          <w:rFonts w:ascii="Arial" w:hAnsi="Arial" w:cs="Arial"/>
          <w:sz w:val="22"/>
          <w:szCs w:val="22"/>
        </w:rPr>
        <w:t>Add 10</w:t>
      </w:r>
      <w:r w:rsidR="001E5C8A" w:rsidRPr="00152378">
        <w:rPr>
          <w:rFonts w:ascii="Arial" w:hAnsi="Arial" w:cs="Arial" w:hint="eastAsia"/>
          <w:sz w:val="22"/>
          <w:szCs w:val="22"/>
        </w:rPr>
        <w:t>0</w:t>
      </w:r>
      <w:r w:rsidR="00911921" w:rsidRPr="00152378">
        <w:rPr>
          <w:rFonts w:ascii="Arial" w:hAnsi="Arial" w:cs="Arial"/>
          <w:sz w:val="22"/>
          <w:szCs w:val="22"/>
        </w:rPr>
        <w:t xml:space="preserve"> mV voltages on DPS pin and measure DPS current</w:t>
      </w:r>
      <w:r w:rsidR="00363330" w:rsidRPr="00152378">
        <w:rPr>
          <w:rFonts w:ascii="Arial" w:hAnsi="Arial" w:cs="Arial"/>
          <w:sz w:val="22"/>
          <w:szCs w:val="22"/>
        </w:rPr>
        <w:t>, prevent short current flow and protect test hardware.</w:t>
      </w:r>
    </w:p>
    <w:p w:rsidR="00D65091" w:rsidRPr="00152378" w:rsidRDefault="00AD00AA" w:rsidP="00911921">
      <w:pPr>
        <w:pStyle w:val="aa"/>
        <w:spacing w:before="156" w:after="156"/>
        <w:ind w:firstLineChars="0" w:firstLine="420"/>
        <w:rPr>
          <w:rFonts w:ascii="Arial" w:hAnsi="Arial" w:cs="Arial"/>
          <w:sz w:val="22"/>
          <w:szCs w:val="22"/>
        </w:rPr>
      </w:pPr>
      <w:r w:rsidRPr="00152378">
        <w:rPr>
          <w:rFonts w:ascii="Arial" w:hAnsi="Arial" w:cs="Arial" w:hint="eastAsia"/>
          <w:sz w:val="22"/>
          <w:szCs w:val="22"/>
        </w:rPr>
        <w:t xml:space="preserve">Test </w:t>
      </w:r>
      <w:r w:rsidR="00D65091" w:rsidRPr="00152378">
        <w:rPr>
          <w:rFonts w:ascii="Arial" w:hAnsi="Arial" w:cs="Arial"/>
          <w:sz w:val="22"/>
          <w:szCs w:val="22"/>
        </w:rPr>
        <w:t>L</w:t>
      </w:r>
      <w:r w:rsidR="00EF0FBE" w:rsidRPr="00152378">
        <w:rPr>
          <w:rFonts w:ascii="Arial" w:hAnsi="Arial" w:cs="Arial" w:hint="eastAsia"/>
          <w:sz w:val="22"/>
          <w:szCs w:val="22"/>
        </w:rPr>
        <w:t>imit: according to actual result</w:t>
      </w:r>
    </w:p>
    <w:p w:rsidR="004611D3" w:rsidRDefault="002E489E" w:rsidP="004611D3">
      <w:pPr>
        <w:pStyle w:val="aa"/>
        <w:keepNext/>
        <w:spacing w:before="156" w:after="156"/>
        <w:ind w:firstLineChars="675" w:firstLine="1620"/>
      </w:pPr>
      <w:r>
        <w:rPr>
          <w:rFonts w:ascii="Arial" w:hAnsi="Arial" w:cs="Arial"/>
          <w:noProof/>
        </w:rPr>
        <w:drawing>
          <wp:inline distT="0" distB="0" distL="0" distR="0">
            <wp:extent cx="2133600" cy="24003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133600" cy="2400300"/>
                    </a:xfrm>
                    <a:prstGeom prst="rect">
                      <a:avLst/>
                    </a:prstGeom>
                    <a:noFill/>
                    <a:ln w="9525">
                      <a:noFill/>
                      <a:miter lim="800000"/>
                      <a:headEnd/>
                      <a:tailEnd/>
                    </a:ln>
                  </pic:spPr>
                </pic:pic>
              </a:graphicData>
            </a:graphic>
          </wp:inline>
        </w:drawing>
      </w:r>
    </w:p>
    <w:p w:rsidR="004611D3" w:rsidRPr="003F36FA" w:rsidRDefault="004611D3" w:rsidP="004611D3">
      <w:pPr>
        <w:pStyle w:val="af"/>
        <w:ind w:firstLineChars="1316" w:firstLine="2774"/>
        <w:jc w:val="both"/>
        <w:rPr>
          <w:rFonts w:ascii="Arial" w:hAnsi="Arial" w:cs="Arial"/>
        </w:rPr>
      </w:pPr>
      <w:r w:rsidRPr="003F36FA">
        <w:rPr>
          <w:rFonts w:ascii="Arial" w:hAnsi="Arial" w:cs="Arial"/>
        </w:rPr>
        <w:t xml:space="preserve">Diagram </w:t>
      </w:r>
      <w:r w:rsidR="00074B78" w:rsidRPr="003F36FA">
        <w:rPr>
          <w:rFonts w:ascii="Arial" w:hAnsi="Arial" w:cs="Arial"/>
        </w:rPr>
        <w:fldChar w:fldCharType="begin"/>
      </w:r>
      <w:r w:rsidRPr="003F36FA">
        <w:rPr>
          <w:rFonts w:ascii="Arial" w:hAnsi="Arial" w:cs="Arial"/>
        </w:rPr>
        <w:instrText xml:space="preserve"> SEQ Diagram \* ARABIC </w:instrText>
      </w:r>
      <w:r w:rsidR="00074B78" w:rsidRPr="003F36FA">
        <w:rPr>
          <w:rFonts w:ascii="Arial" w:hAnsi="Arial" w:cs="Arial"/>
        </w:rPr>
        <w:fldChar w:fldCharType="separate"/>
      </w:r>
      <w:r w:rsidR="006F0941">
        <w:rPr>
          <w:rFonts w:ascii="Arial" w:hAnsi="Arial" w:cs="Arial"/>
          <w:noProof/>
        </w:rPr>
        <w:t>2</w:t>
      </w:r>
      <w:r w:rsidR="00074B78" w:rsidRPr="003F36FA">
        <w:rPr>
          <w:rFonts w:ascii="Arial" w:hAnsi="Arial" w:cs="Arial"/>
        </w:rPr>
        <w:fldChar w:fldCharType="end"/>
      </w:r>
    </w:p>
    <w:p w:rsidR="00A94831" w:rsidRPr="00A94831" w:rsidRDefault="00A94831" w:rsidP="00A94831">
      <w:bookmarkStart w:id="17" w:name="_Toc392593005"/>
      <w:bookmarkStart w:id="18" w:name="_Toc392620599"/>
      <w:bookmarkStart w:id="19" w:name="_Toc392593006"/>
      <w:bookmarkStart w:id="20" w:name="_Toc392620600"/>
      <w:bookmarkStart w:id="21" w:name="_Toc392593011"/>
      <w:bookmarkStart w:id="22" w:name="_Toc392620605"/>
      <w:bookmarkStart w:id="23" w:name="_Toc392593015"/>
      <w:bookmarkStart w:id="24" w:name="_Toc392620609"/>
      <w:bookmarkStart w:id="25" w:name="_Toc392593019"/>
      <w:bookmarkStart w:id="26" w:name="_Toc392620613"/>
      <w:bookmarkStart w:id="27" w:name="_Toc392593023"/>
      <w:bookmarkStart w:id="28" w:name="_Toc392620617"/>
      <w:bookmarkStart w:id="29" w:name="_Toc392593027"/>
      <w:bookmarkStart w:id="30" w:name="_Toc392620621"/>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665830" w:rsidRPr="003F74D7" w:rsidRDefault="00665830" w:rsidP="00665830">
      <w:pPr>
        <w:pStyle w:val="2"/>
        <w:rPr>
          <w:rFonts w:cs="Arial"/>
        </w:rPr>
      </w:pPr>
      <w:bookmarkStart w:id="31" w:name="_Toc491167895"/>
      <w:r w:rsidRPr="003F74D7">
        <w:rPr>
          <w:rFonts w:cs="Arial"/>
        </w:rPr>
        <w:t>Input leakage</w:t>
      </w:r>
      <w:r w:rsidR="00967445">
        <w:rPr>
          <w:rFonts w:cs="Arial" w:hint="eastAsia"/>
        </w:rPr>
        <w:t xml:space="preserve"> t</w:t>
      </w:r>
      <w:r w:rsidR="009E3ABF">
        <w:rPr>
          <w:rFonts w:cs="Arial" w:hint="eastAsia"/>
        </w:rPr>
        <w:t>est</w:t>
      </w:r>
      <w:bookmarkEnd w:id="31"/>
    </w:p>
    <w:tbl>
      <w:tblPr>
        <w:tblW w:w="4920" w:type="dxa"/>
        <w:tblInd w:w="1703" w:type="dxa"/>
        <w:tblLook w:val="04A0"/>
      </w:tblPr>
      <w:tblGrid>
        <w:gridCol w:w="649"/>
        <w:gridCol w:w="2429"/>
        <w:gridCol w:w="963"/>
        <w:gridCol w:w="879"/>
      </w:tblGrid>
      <w:tr w:rsidR="00832581" w:rsidRPr="00D81C64" w:rsidTr="00474CB1">
        <w:trPr>
          <w:trHeight w:val="300"/>
        </w:trPr>
        <w:tc>
          <w:tcPr>
            <w:tcW w:w="49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Leakage</w:t>
            </w:r>
            <w:r w:rsidRPr="00D81C64">
              <w:rPr>
                <w:rFonts w:ascii="Arial" w:hAnsi="Arial" w:cs="Arial"/>
                <w:color w:val="000000"/>
                <w:kern w:val="0"/>
                <w:sz w:val="22"/>
                <w:szCs w:val="22"/>
              </w:rPr>
              <w:t xml:space="preserve"> Test Condition</w:t>
            </w:r>
          </w:p>
        </w:tc>
      </w:tr>
      <w:tr w:rsidR="00832581" w:rsidRPr="00D81C64" w:rsidTr="00474CB1">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No.</w:t>
            </w:r>
          </w:p>
        </w:tc>
        <w:tc>
          <w:tcPr>
            <w:tcW w:w="242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item</w:t>
            </w:r>
          </w:p>
        </w:tc>
        <w:tc>
          <w:tcPr>
            <w:tcW w:w="963"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value</w:t>
            </w:r>
          </w:p>
        </w:tc>
        <w:tc>
          <w:tcPr>
            <w:tcW w:w="87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unit</w:t>
            </w:r>
          </w:p>
        </w:tc>
      </w:tr>
      <w:tr w:rsidR="00832581"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1</w:t>
            </w:r>
          </w:p>
        </w:tc>
        <w:tc>
          <w:tcPr>
            <w:tcW w:w="242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T</w:t>
            </w:r>
            <w:r w:rsidRPr="00D81C64">
              <w:rPr>
                <w:rFonts w:ascii="Arial" w:hAnsi="Arial" w:cs="Arial"/>
                <w:color w:val="000000"/>
                <w:kern w:val="0"/>
                <w:sz w:val="22"/>
                <w:szCs w:val="22"/>
              </w:rPr>
              <w:t>est frequency</w:t>
            </w:r>
          </w:p>
        </w:tc>
        <w:tc>
          <w:tcPr>
            <w:tcW w:w="963"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NA</w:t>
            </w:r>
          </w:p>
        </w:tc>
        <w:tc>
          <w:tcPr>
            <w:tcW w:w="87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832581"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2</w:t>
            </w:r>
          </w:p>
        </w:tc>
        <w:tc>
          <w:tcPr>
            <w:tcW w:w="242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832581"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3</w:t>
            </w:r>
          </w:p>
        </w:tc>
        <w:tc>
          <w:tcPr>
            <w:tcW w:w="242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832581"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4</w:t>
            </w:r>
          </w:p>
        </w:tc>
        <w:tc>
          <w:tcPr>
            <w:tcW w:w="242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832581" w:rsidRPr="00D81C64" w:rsidRDefault="00832581" w:rsidP="00CC717C">
            <w:pPr>
              <w:keepNext/>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bl>
    <w:p w:rsidR="00CC717C" w:rsidRPr="008A40E4" w:rsidRDefault="00CC717C" w:rsidP="00CC717C">
      <w:pPr>
        <w:pStyle w:val="af"/>
        <w:rPr>
          <w:rFonts w:ascii="Arial" w:hAnsi="Arial" w:cs="Arial"/>
          <w:sz w:val="22"/>
          <w:szCs w:val="22"/>
        </w:rPr>
      </w:pPr>
      <w:r w:rsidRPr="008A40E4">
        <w:rPr>
          <w:rFonts w:ascii="Arial" w:hAnsi="Arial" w:cs="Arial"/>
        </w:rPr>
        <w:t xml:space="preserve">Table </w:t>
      </w:r>
      <w:r w:rsidR="00074B78" w:rsidRPr="008A40E4">
        <w:rPr>
          <w:rFonts w:ascii="Arial" w:hAnsi="Arial" w:cs="Arial"/>
        </w:rPr>
        <w:fldChar w:fldCharType="begin"/>
      </w:r>
      <w:r w:rsidRPr="008A40E4">
        <w:rPr>
          <w:rFonts w:ascii="Arial" w:hAnsi="Arial" w:cs="Arial"/>
        </w:rPr>
        <w:instrText xml:space="preserve"> SEQ Table \* ARABIC </w:instrText>
      </w:r>
      <w:r w:rsidR="00074B78" w:rsidRPr="008A40E4">
        <w:rPr>
          <w:rFonts w:ascii="Arial" w:hAnsi="Arial" w:cs="Arial"/>
        </w:rPr>
        <w:fldChar w:fldCharType="separate"/>
      </w:r>
      <w:r w:rsidR="006F0941">
        <w:rPr>
          <w:rFonts w:ascii="Arial" w:hAnsi="Arial" w:cs="Arial"/>
          <w:noProof/>
        </w:rPr>
        <w:t>13</w:t>
      </w:r>
      <w:r w:rsidR="00074B78" w:rsidRPr="008A40E4">
        <w:rPr>
          <w:rFonts w:ascii="Arial" w:hAnsi="Arial" w:cs="Arial"/>
        </w:rPr>
        <w:fldChar w:fldCharType="end"/>
      </w:r>
    </w:p>
    <w:p w:rsidR="00E14E3E" w:rsidRPr="00CC717C" w:rsidRDefault="00474CB1" w:rsidP="00E14E3E">
      <w:pPr>
        <w:pStyle w:val="aa"/>
        <w:spacing w:before="156" w:after="156"/>
        <w:ind w:firstLineChars="0"/>
        <w:rPr>
          <w:rFonts w:ascii="Arial" w:hAnsi="Arial" w:cs="Arial"/>
          <w:b/>
          <w:sz w:val="22"/>
          <w:szCs w:val="22"/>
        </w:rPr>
      </w:pPr>
      <w:r>
        <w:rPr>
          <w:rFonts w:ascii="Arial" w:hAnsi="Arial" w:cs="Arial"/>
          <w:b/>
          <w:sz w:val="22"/>
          <w:szCs w:val="22"/>
        </w:rPr>
        <w:t xml:space="preserve">Input Leakage </w:t>
      </w:r>
      <w:r>
        <w:rPr>
          <w:rFonts w:ascii="Arial" w:hAnsi="Arial" w:cs="Arial" w:hint="eastAsia"/>
          <w:b/>
          <w:sz w:val="22"/>
          <w:szCs w:val="22"/>
        </w:rPr>
        <w:t>Low</w:t>
      </w:r>
    </w:p>
    <w:p w:rsidR="0037074B" w:rsidRPr="00474CB1" w:rsidRDefault="00474CB1" w:rsidP="00474CB1">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6049683" cy="2787805"/>
            <wp:effectExtent l="19050" t="0" r="8217" b="0"/>
            <wp:docPr id="1" name="图片 1" descr="C:\Users\cn0352\AppData\Roaming\Tencent\Users\10222359\QQ\WinTemp\RichOle\E{~E}VZ1)5@`TAL)C$))U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0352\AppData\Roaming\Tencent\Users\10222359\QQ\WinTemp\RichOle\E{~E}VZ1)5@`TAL)C$))U71.jpg"/>
                    <pic:cNvPicPr>
                      <a:picLocks noChangeAspect="1" noChangeArrowheads="1"/>
                    </pic:cNvPicPr>
                  </pic:nvPicPr>
                  <pic:blipFill>
                    <a:blip r:embed="rId11"/>
                    <a:srcRect/>
                    <a:stretch>
                      <a:fillRect/>
                    </a:stretch>
                  </pic:blipFill>
                  <pic:spPr bwMode="auto">
                    <a:xfrm>
                      <a:off x="0" y="0"/>
                      <a:ext cx="6050091" cy="2787993"/>
                    </a:xfrm>
                    <a:prstGeom prst="rect">
                      <a:avLst/>
                    </a:prstGeom>
                    <a:noFill/>
                    <a:ln w="9525">
                      <a:noFill/>
                      <a:miter lim="800000"/>
                      <a:headEnd/>
                      <a:tailEnd/>
                    </a:ln>
                  </pic:spPr>
                </pic:pic>
              </a:graphicData>
            </a:graphic>
          </wp:inline>
        </w:drawing>
      </w:r>
    </w:p>
    <w:p w:rsidR="00E14E3E" w:rsidRPr="003F74D7" w:rsidRDefault="0037074B" w:rsidP="00FB0BF5">
      <w:pPr>
        <w:pStyle w:val="af"/>
        <w:ind w:firstLineChars="1796" w:firstLine="3786"/>
        <w:jc w:val="both"/>
        <w:rPr>
          <w:rFonts w:ascii="Arial" w:hAnsi="Arial" w:cs="Arial"/>
        </w:rPr>
      </w:pPr>
      <w:r w:rsidRPr="003F36FA">
        <w:rPr>
          <w:rFonts w:ascii="Arial" w:hAnsi="Arial" w:cs="Arial"/>
        </w:rPr>
        <w:t xml:space="preserve">Diagram </w:t>
      </w:r>
      <w:r w:rsidR="00074B78" w:rsidRPr="003F36FA">
        <w:rPr>
          <w:rFonts w:ascii="Arial" w:hAnsi="Arial" w:cs="Arial"/>
        </w:rPr>
        <w:fldChar w:fldCharType="begin"/>
      </w:r>
      <w:r w:rsidRPr="003F36FA">
        <w:rPr>
          <w:rFonts w:ascii="Arial" w:hAnsi="Arial" w:cs="Arial"/>
        </w:rPr>
        <w:instrText xml:space="preserve"> SEQ Diagram \* ARABIC </w:instrText>
      </w:r>
      <w:r w:rsidR="00074B78" w:rsidRPr="003F36FA">
        <w:rPr>
          <w:rFonts w:ascii="Arial" w:hAnsi="Arial" w:cs="Arial"/>
        </w:rPr>
        <w:fldChar w:fldCharType="separate"/>
      </w:r>
      <w:r w:rsidR="006F0941">
        <w:rPr>
          <w:rFonts w:ascii="Arial" w:hAnsi="Arial" w:cs="Arial"/>
          <w:noProof/>
        </w:rPr>
        <w:t>3</w:t>
      </w:r>
      <w:r w:rsidR="00074B78" w:rsidRPr="003F36FA">
        <w:rPr>
          <w:rFonts w:ascii="Arial" w:hAnsi="Arial" w:cs="Arial"/>
        </w:rPr>
        <w:fldChar w:fldCharType="end"/>
      </w:r>
    </w:p>
    <w:p w:rsidR="00E14E3E" w:rsidRPr="00CC717C" w:rsidRDefault="00474CB1" w:rsidP="00CC717C">
      <w:pPr>
        <w:pStyle w:val="aa"/>
        <w:spacing w:before="156" w:after="156"/>
        <w:ind w:firstLine="576"/>
        <w:rPr>
          <w:rFonts w:ascii="Arial" w:hAnsi="Arial" w:cs="Arial"/>
          <w:b/>
          <w:sz w:val="22"/>
          <w:szCs w:val="22"/>
        </w:rPr>
      </w:pPr>
      <w:r>
        <w:rPr>
          <w:rFonts w:ascii="Arial" w:hAnsi="Arial" w:cs="Arial"/>
          <w:b/>
          <w:sz w:val="22"/>
          <w:szCs w:val="22"/>
        </w:rPr>
        <w:t xml:space="preserve">Input Leakage </w:t>
      </w:r>
      <w:r>
        <w:rPr>
          <w:rFonts w:ascii="Arial" w:hAnsi="Arial" w:cs="Arial" w:hint="eastAsia"/>
          <w:b/>
          <w:sz w:val="22"/>
          <w:szCs w:val="22"/>
        </w:rPr>
        <w:t>High</w:t>
      </w:r>
    </w:p>
    <w:p w:rsidR="008723B6" w:rsidRPr="00474CB1" w:rsidRDefault="00474CB1" w:rsidP="00474CB1">
      <w:pPr>
        <w:widowControl/>
        <w:jc w:val="left"/>
        <w:rPr>
          <w:rFonts w:ascii="宋体" w:hAnsi="宋体" w:cs="宋体"/>
          <w:kern w:val="0"/>
          <w:sz w:val="24"/>
        </w:rPr>
      </w:pPr>
      <w:r>
        <w:rPr>
          <w:rFonts w:ascii="宋体" w:hAnsi="宋体" w:cs="宋体"/>
          <w:noProof/>
          <w:kern w:val="0"/>
          <w:sz w:val="24"/>
        </w:rPr>
        <w:drawing>
          <wp:inline distT="0" distB="0" distL="0" distR="0">
            <wp:extent cx="5992270" cy="2557807"/>
            <wp:effectExtent l="19050" t="0" r="8480" b="0"/>
            <wp:docPr id="6" name="图片 3" descr="C:\Users\cn0352\AppData\Roaming\Tencent\Users\10222359\QQ\WinTemp\RichOle\QP[P6I{8SH_9{173CD4~Y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n0352\AppData\Roaming\Tencent\Users\10222359\QQ\WinTemp\RichOle\QP[P6I{8SH_9{173CD4~YH0.jpg"/>
                    <pic:cNvPicPr>
                      <a:picLocks noChangeAspect="1" noChangeArrowheads="1"/>
                    </pic:cNvPicPr>
                  </pic:nvPicPr>
                  <pic:blipFill>
                    <a:blip r:embed="rId12"/>
                    <a:srcRect/>
                    <a:stretch>
                      <a:fillRect/>
                    </a:stretch>
                  </pic:blipFill>
                  <pic:spPr bwMode="auto">
                    <a:xfrm>
                      <a:off x="0" y="0"/>
                      <a:ext cx="5991811" cy="2557611"/>
                    </a:xfrm>
                    <a:prstGeom prst="rect">
                      <a:avLst/>
                    </a:prstGeom>
                    <a:noFill/>
                    <a:ln w="9525">
                      <a:noFill/>
                      <a:miter lim="800000"/>
                      <a:headEnd/>
                      <a:tailEnd/>
                    </a:ln>
                  </pic:spPr>
                </pic:pic>
              </a:graphicData>
            </a:graphic>
          </wp:inline>
        </w:drawing>
      </w:r>
    </w:p>
    <w:p w:rsidR="00E14E3E" w:rsidRPr="00474CB1" w:rsidRDefault="008723B6" w:rsidP="00474CB1">
      <w:pPr>
        <w:pStyle w:val="af"/>
        <w:ind w:firstLineChars="1892" w:firstLine="3989"/>
        <w:jc w:val="both"/>
        <w:rPr>
          <w:rFonts w:ascii="Arial" w:hAnsi="Arial" w:cs="Arial"/>
        </w:rPr>
      </w:pPr>
      <w:r w:rsidRPr="003F36FA">
        <w:rPr>
          <w:rFonts w:ascii="Arial" w:hAnsi="Arial" w:cs="Arial"/>
        </w:rPr>
        <w:t xml:space="preserve">Diagram </w:t>
      </w:r>
      <w:r w:rsidR="00074B78" w:rsidRPr="003F36FA">
        <w:rPr>
          <w:rFonts w:ascii="Arial" w:hAnsi="Arial" w:cs="Arial"/>
        </w:rPr>
        <w:fldChar w:fldCharType="begin"/>
      </w:r>
      <w:r w:rsidRPr="003F36FA">
        <w:rPr>
          <w:rFonts w:ascii="Arial" w:hAnsi="Arial" w:cs="Arial"/>
        </w:rPr>
        <w:instrText xml:space="preserve"> SEQ Diagram \* ARABIC </w:instrText>
      </w:r>
      <w:r w:rsidR="00074B78" w:rsidRPr="003F36FA">
        <w:rPr>
          <w:rFonts w:ascii="Arial" w:hAnsi="Arial" w:cs="Arial"/>
        </w:rPr>
        <w:fldChar w:fldCharType="separate"/>
      </w:r>
      <w:r w:rsidR="006F0941">
        <w:rPr>
          <w:rFonts w:ascii="Arial" w:hAnsi="Arial" w:cs="Arial"/>
          <w:noProof/>
        </w:rPr>
        <w:t>4</w:t>
      </w:r>
      <w:r w:rsidR="00074B78" w:rsidRPr="003F36FA">
        <w:rPr>
          <w:rFonts w:ascii="Arial" w:hAnsi="Arial" w:cs="Arial"/>
        </w:rPr>
        <w:fldChar w:fldCharType="end"/>
      </w:r>
    </w:p>
    <w:p w:rsidR="00665830" w:rsidRPr="00EA2582" w:rsidRDefault="00665830" w:rsidP="00665830">
      <w:pPr>
        <w:pStyle w:val="aa"/>
        <w:spacing w:before="156" w:after="156"/>
        <w:ind w:firstLineChars="0" w:firstLine="420"/>
        <w:rPr>
          <w:rFonts w:ascii="Arial" w:hAnsi="Arial" w:cs="Arial"/>
          <w:b/>
          <w:sz w:val="22"/>
          <w:szCs w:val="22"/>
        </w:rPr>
      </w:pPr>
      <w:r w:rsidRPr="00EA2582">
        <w:rPr>
          <w:rFonts w:ascii="Arial" w:hAnsi="Arial" w:cs="Arial"/>
          <w:b/>
          <w:sz w:val="22"/>
          <w:szCs w:val="22"/>
        </w:rPr>
        <w:t xml:space="preserve">Test Methods: </w:t>
      </w:r>
    </w:p>
    <w:p w:rsidR="00B06AB4" w:rsidRPr="00EA2582" w:rsidRDefault="005D32C1" w:rsidP="00665830">
      <w:pPr>
        <w:pStyle w:val="aa"/>
        <w:spacing w:before="156" w:after="156"/>
        <w:ind w:firstLineChars="0" w:firstLine="420"/>
        <w:rPr>
          <w:rFonts w:ascii="Arial" w:hAnsi="Arial" w:cs="Arial"/>
          <w:sz w:val="22"/>
          <w:szCs w:val="22"/>
        </w:rPr>
      </w:pPr>
      <w:r w:rsidRPr="00EA2582">
        <w:rPr>
          <w:rFonts w:ascii="Arial" w:hAnsi="Arial" w:cs="Arial"/>
          <w:sz w:val="22"/>
          <w:szCs w:val="22"/>
        </w:rPr>
        <w:t xml:space="preserve">Power on chip, </w:t>
      </w:r>
      <w:r w:rsidR="00AD00AA" w:rsidRPr="00EA2582">
        <w:rPr>
          <w:rFonts w:ascii="Arial" w:hAnsi="Arial" w:cs="Arial"/>
          <w:sz w:val="22"/>
          <w:szCs w:val="22"/>
        </w:rPr>
        <w:t xml:space="preserve">run test pattern to </w:t>
      </w:r>
      <w:r w:rsidR="00AD00AA" w:rsidRPr="00EA2582">
        <w:rPr>
          <w:rFonts w:ascii="Arial" w:hAnsi="Arial" w:cs="Arial"/>
          <w:color w:val="000000" w:themeColor="text1"/>
          <w:sz w:val="22"/>
          <w:szCs w:val="22"/>
        </w:rPr>
        <w:t>set all bidirectional pins into input mode,</w:t>
      </w:r>
      <w:r w:rsidR="00AD00AA" w:rsidRPr="00EA2582">
        <w:rPr>
          <w:rFonts w:ascii="Arial" w:hAnsi="Arial" w:cs="Arial"/>
          <w:sz w:val="22"/>
          <w:szCs w:val="22"/>
        </w:rPr>
        <w:t xml:space="preserve"> </w:t>
      </w:r>
      <w:r w:rsidR="009E3ABF" w:rsidRPr="00EA2582">
        <w:rPr>
          <w:rFonts w:ascii="Arial" w:hAnsi="Arial" w:cs="Arial"/>
          <w:sz w:val="22"/>
          <w:szCs w:val="22"/>
        </w:rPr>
        <w:t xml:space="preserve">and disable output, </w:t>
      </w:r>
      <w:r w:rsidRPr="00EA2582">
        <w:rPr>
          <w:rFonts w:ascii="Arial" w:hAnsi="Arial" w:cs="Arial"/>
          <w:sz w:val="22"/>
          <w:szCs w:val="22"/>
        </w:rPr>
        <w:t xml:space="preserve">force </w:t>
      </w:r>
      <w:r w:rsidR="007C765A" w:rsidRPr="00EA2582">
        <w:rPr>
          <w:rFonts w:ascii="Arial" w:hAnsi="Arial" w:cs="Arial"/>
          <w:sz w:val="22"/>
          <w:szCs w:val="22"/>
        </w:rPr>
        <w:t>1.98v(3.63v)</w:t>
      </w:r>
      <w:r w:rsidR="00844688" w:rsidRPr="00EA2582">
        <w:rPr>
          <w:rFonts w:ascii="Arial" w:hAnsi="Arial" w:cs="Arial"/>
          <w:sz w:val="22"/>
          <w:szCs w:val="22"/>
        </w:rPr>
        <w:t>/0v</w:t>
      </w:r>
      <w:r w:rsidR="00665830" w:rsidRPr="00EA2582">
        <w:rPr>
          <w:rFonts w:ascii="Arial" w:hAnsi="Arial" w:cs="Arial"/>
          <w:sz w:val="22"/>
          <w:szCs w:val="22"/>
        </w:rPr>
        <w:t xml:space="preserve"> voltage on input </w:t>
      </w:r>
      <w:r w:rsidR="009E3ABF" w:rsidRPr="00EA2582">
        <w:rPr>
          <w:rFonts w:ascii="Arial" w:hAnsi="Arial" w:cs="Arial"/>
          <w:sz w:val="22"/>
          <w:szCs w:val="22"/>
        </w:rPr>
        <w:t xml:space="preserve">and output </w:t>
      </w:r>
      <w:r w:rsidR="00665830" w:rsidRPr="00EA2582">
        <w:rPr>
          <w:rFonts w:ascii="Arial" w:hAnsi="Arial" w:cs="Arial"/>
          <w:sz w:val="22"/>
          <w:szCs w:val="22"/>
        </w:rPr>
        <w:t>pins, measure leakage current.</w:t>
      </w:r>
      <w:r w:rsidR="00DF0DD5" w:rsidRPr="00EA2582">
        <w:rPr>
          <w:rFonts w:ascii="Arial" w:hAnsi="Arial" w:cs="Arial"/>
          <w:sz w:val="22"/>
          <w:szCs w:val="22"/>
        </w:rPr>
        <w:t xml:space="preserve"> </w:t>
      </w:r>
    </w:p>
    <w:p w:rsidR="007C765A" w:rsidRPr="00EA2582" w:rsidRDefault="007C765A" w:rsidP="00B06AB4">
      <w:pPr>
        <w:pStyle w:val="aa"/>
        <w:spacing w:before="156" w:after="156"/>
        <w:ind w:firstLineChars="0" w:firstLine="420"/>
        <w:rPr>
          <w:rFonts w:ascii="Arial" w:hAnsi="Arial" w:cs="Arial"/>
          <w:sz w:val="22"/>
          <w:szCs w:val="22"/>
        </w:rPr>
      </w:pPr>
      <w:bookmarkStart w:id="32" w:name="OLE_LINK7"/>
    </w:p>
    <w:p w:rsidR="001C5F40" w:rsidRPr="00EA2582" w:rsidRDefault="007524E3" w:rsidP="00B06AB4">
      <w:pPr>
        <w:pStyle w:val="aa"/>
        <w:spacing w:before="156" w:after="156"/>
        <w:ind w:firstLineChars="0" w:firstLine="420"/>
        <w:rPr>
          <w:rFonts w:ascii="Arial" w:hAnsi="Arial" w:cs="Arial"/>
          <w:color w:val="000000" w:themeColor="text1"/>
          <w:sz w:val="22"/>
          <w:szCs w:val="22"/>
        </w:rPr>
      </w:pPr>
      <w:r w:rsidRPr="00EA2582">
        <w:rPr>
          <w:rFonts w:ascii="Arial" w:hAnsi="Arial" w:cs="Arial"/>
          <w:color w:val="000000" w:themeColor="text1"/>
          <w:sz w:val="22"/>
          <w:szCs w:val="22"/>
        </w:rPr>
        <w:t>T</w:t>
      </w:r>
      <w:r w:rsidR="00C7398F" w:rsidRPr="00EA2582">
        <w:rPr>
          <w:rFonts w:ascii="Arial" w:hAnsi="Arial" w:cs="Arial"/>
          <w:color w:val="000000" w:themeColor="text1"/>
          <w:sz w:val="22"/>
          <w:szCs w:val="22"/>
        </w:rPr>
        <w:t>est pattern</w:t>
      </w:r>
      <w:r w:rsidR="001E5C8A" w:rsidRPr="00EA2582">
        <w:rPr>
          <w:rFonts w:ascii="Arial" w:hAnsi="Arial" w:cs="Arial"/>
          <w:color w:val="000000" w:themeColor="text1"/>
          <w:sz w:val="22"/>
          <w:szCs w:val="22"/>
        </w:rPr>
        <w:t xml:space="preserve">: </w:t>
      </w:r>
      <w:r w:rsidRPr="00EA2582">
        <w:rPr>
          <w:rFonts w:ascii="Arial" w:hAnsi="Arial" w:cs="Arial"/>
          <w:color w:val="000000" w:themeColor="text1"/>
          <w:sz w:val="22"/>
          <w:szCs w:val="22"/>
        </w:rPr>
        <w:t>set all bidirectional pins into input mode</w:t>
      </w:r>
      <w:r w:rsidR="00C83A30" w:rsidRPr="00EA2582">
        <w:rPr>
          <w:rFonts w:ascii="Arial" w:hAnsi="Arial" w:cs="Arial"/>
          <w:color w:val="000000" w:themeColor="text1"/>
          <w:sz w:val="22"/>
          <w:szCs w:val="22"/>
        </w:rPr>
        <w:t>。</w:t>
      </w:r>
      <w:r w:rsidR="00C83A30" w:rsidRPr="00EA2582">
        <w:rPr>
          <w:rFonts w:ascii="Arial" w:hAnsi="Arial" w:cs="Arial"/>
          <w:color w:val="000000" w:themeColor="text1"/>
          <w:sz w:val="22"/>
          <w:szCs w:val="22"/>
        </w:rPr>
        <w:t xml:space="preserve"> </w:t>
      </w:r>
    </w:p>
    <w:p w:rsidR="00E14E3E" w:rsidRPr="00EA2582" w:rsidRDefault="00E14E3E" w:rsidP="00E14E3E">
      <w:pPr>
        <w:pStyle w:val="aa"/>
        <w:spacing w:before="156" w:after="156"/>
        <w:ind w:firstLineChars="0" w:firstLine="420"/>
        <w:rPr>
          <w:rFonts w:ascii="Arial" w:hAnsi="Arial" w:cs="Arial"/>
          <w:sz w:val="22"/>
          <w:szCs w:val="22"/>
        </w:rPr>
      </w:pPr>
      <w:r w:rsidRPr="00EA2582">
        <w:rPr>
          <w:rFonts w:ascii="Arial" w:hAnsi="Arial" w:cs="Arial"/>
          <w:sz w:val="22"/>
          <w:szCs w:val="22"/>
        </w:rPr>
        <w:t xml:space="preserve">Test limit: </w:t>
      </w:r>
    </w:p>
    <w:p w:rsidR="00C37FEB" w:rsidRDefault="00C37FEB">
      <w:pPr>
        <w:widowControl/>
        <w:jc w:val="left"/>
        <w:rPr>
          <w:rFonts w:ascii="Arial" w:hAnsi="Arial" w:cs="Arial"/>
          <w:color w:val="000000" w:themeColor="text1"/>
          <w:kern w:val="0"/>
          <w:sz w:val="20"/>
          <w:szCs w:val="20"/>
        </w:rPr>
      </w:pPr>
      <w:r>
        <w:rPr>
          <w:rFonts w:ascii="Arial" w:hAnsi="Arial" w:cs="Arial"/>
          <w:color w:val="000000" w:themeColor="text1"/>
          <w:sz w:val="20"/>
        </w:rPr>
        <w:br w:type="page"/>
      </w:r>
    </w:p>
    <w:p w:rsidR="00127C55" w:rsidRDefault="00127C55" w:rsidP="00127C55">
      <w:pPr>
        <w:pStyle w:val="2"/>
        <w:rPr>
          <w:rFonts w:cs="Arial"/>
        </w:rPr>
      </w:pPr>
      <w:bookmarkStart w:id="33" w:name="_Toc392593030"/>
      <w:bookmarkStart w:id="34" w:name="_Toc392620624"/>
      <w:bookmarkStart w:id="35" w:name="_Toc491167896"/>
      <w:bookmarkEnd w:id="32"/>
      <w:bookmarkEnd w:id="33"/>
      <w:bookmarkEnd w:id="34"/>
      <w:r w:rsidRPr="002A4D6D">
        <w:rPr>
          <w:rFonts w:cs="Arial"/>
        </w:rPr>
        <w:lastRenderedPageBreak/>
        <w:t>Pull Up</w:t>
      </w:r>
      <w:r w:rsidR="002A4D6D" w:rsidRPr="002A4D6D">
        <w:rPr>
          <w:rFonts w:eastAsia="Hei" w:cs="Hei"/>
        </w:rPr>
        <w:t>/Pull Down</w:t>
      </w:r>
      <w:r w:rsidR="002A4D6D">
        <w:rPr>
          <w:rFonts w:eastAsia="Hei" w:cs="Hei"/>
        </w:rPr>
        <w:t xml:space="preserve"> </w:t>
      </w:r>
      <w:bookmarkStart w:id="36" w:name="_GoBack"/>
      <w:bookmarkEnd w:id="36"/>
      <w:r w:rsidR="00B53A49" w:rsidRPr="002A4D6D">
        <w:rPr>
          <w:rFonts w:cs="Arial"/>
        </w:rPr>
        <w:t>Test</w:t>
      </w:r>
      <w:bookmarkEnd w:id="35"/>
    </w:p>
    <w:tbl>
      <w:tblPr>
        <w:tblW w:w="4920" w:type="dxa"/>
        <w:tblInd w:w="1703" w:type="dxa"/>
        <w:tblLook w:val="04A0"/>
      </w:tblPr>
      <w:tblGrid>
        <w:gridCol w:w="649"/>
        <w:gridCol w:w="2429"/>
        <w:gridCol w:w="963"/>
        <w:gridCol w:w="879"/>
      </w:tblGrid>
      <w:tr w:rsidR="00EB399F" w:rsidRPr="00D81C64" w:rsidTr="00474CB1">
        <w:trPr>
          <w:trHeight w:val="300"/>
        </w:trPr>
        <w:tc>
          <w:tcPr>
            <w:tcW w:w="49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Pull Up/Down</w:t>
            </w:r>
            <w:r w:rsidRPr="00D81C64">
              <w:rPr>
                <w:rFonts w:ascii="Arial" w:hAnsi="Arial" w:cs="Arial"/>
                <w:color w:val="000000"/>
                <w:kern w:val="0"/>
                <w:sz w:val="22"/>
                <w:szCs w:val="22"/>
              </w:rPr>
              <w:t xml:space="preserve"> Test Condition</w:t>
            </w:r>
          </w:p>
        </w:tc>
      </w:tr>
      <w:tr w:rsidR="00EB399F" w:rsidRPr="00D81C64" w:rsidTr="00474CB1">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No.</w:t>
            </w:r>
          </w:p>
        </w:tc>
        <w:tc>
          <w:tcPr>
            <w:tcW w:w="2429"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item</w:t>
            </w:r>
          </w:p>
        </w:tc>
        <w:tc>
          <w:tcPr>
            <w:tcW w:w="963"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value</w:t>
            </w:r>
          </w:p>
        </w:tc>
        <w:tc>
          <w:tcPr>
            <w:tcW w:w="879"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unit</w:t>
            </w:r>
          </w:p>
        </w:tc>
      </w:tr>
      <w:tr w:rsidR="00EB399F"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1</w:t>
            </w:r>
          </w:p>
        </w:tc>
        <w:tc>
          <w:tcPr>
            <w:tcW w:w="2429"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T</w:t>
            </w:r>
            <w:r w:rsidRPr="00D81C64">
              <w:rPr>
                <w:rFonts w:ascii="Arial" w:hAnsi="Arial" w:cs="Arial"/>
                <w:color w:val="000000"/>
                <w:kern w:val="0"/>
                <w:sz w:val="22"/>
                <w:szCs w:val="22"/>
              </w:rPr>
              <w:t>est frequency</w:t>
            </w:r>
          </w:p>
        </w:tc>
        <w:tc>
          <w:tcPr>
            <w:tcW w:w="963"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NA</w:t>
            </w:r>
          </w:p>
        </w:tc>
        <w:tc>
          <w:tcPr>
            <w:tcW w:w="879"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EB399F"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2</w:t>
            </w:r>
          </w:p>
        </w:tc>
        <w:tc>
          <w:tcPr>
            <w:tcW w:w="2429"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EB399F" w:rsidRPr="00D81C64" w:rsidTr="0050194F">
        <w:trPr>
          <w:trHeight w:val="285"/>
        </w:trPr>
        <w:tc>
          <w:tcPr>
            <w:tcW w:w="649" w:type="dxa"/>
            <w:tcBorders>
              <w:top w:val="nil"/>
              <w:left w:val="single" w:sz="4" w:space="0" w:color="auto"/>
              <w:bottom w:val="single" w:sz="4" w:space="0" w:color="auto"/>
              <w:right w:val="single" w:sz="4" w:space="0" w:color="auto"/>
            </w:tcBorders>
            <w:shd w:val="clear" w:color="auto" w:fill="auto"/>
            <w:noWrap/>
            <w:vAlign w:val="center"/>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3</w:t>
            </w:r>
          </w:p>
        </w:tc>
        <w:tc>
          <w:tcPr>
            <w:tcW w:w="2429" w:type="dxa"/>
            <w:tcBorders>
              <w:top w:val="nil"/>
              <w:left w:val="nil"/>
              <w:bottom w:val="single" w:sz="4" w:space="0" w:color="auto"/>
              <w:right w:val="single" w:sz="4" w:space="0" w:color="auto"/>
            </w:tcBorders>
            <w:shd w:val="clear" w:color="auto" w:fill="auto"/>
            <w:noWrap/>
            <w:vAlign w:val="center"/>
            <w:hideMark/>
          </w:tcPr>
          <w:p w:rsidR="00EB399F" w:rsidRPr="00D81C64" w:rsidRDefault="00EB399F"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center"/>
            <w:hideMark/>
          </w:tcPr>
          <w:p w:rsidR="00EB399F" w:rsidRPr="00D81C64" w:rsidRDefault="00EB399F" w:rsidP="00EB399F">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center"/>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EB399F"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4</w:t>
            </w:r>
          </w:p>
        </w:tc>
        <w:tc>
          <w:tcPr>
            <w:tcW w:w="2429"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EB399F" w:rsidRPr="00D81C64" w:rsidRDefault="00EB399F" w:rsidP="008A40E4">
            <w:pPr>
              <w:keepNext/>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bl>
    <w:p w:rsidR="00EB399F" w:rsidRPr="008A40E4" w:rsidRDefault="008A40E4" w:rsidP="008A40E4">
      <w:pPr>
        <w:pStyle w:val="af"/>
        <w:rPr>
          <w:rFonts w:ascii="Arial" w:hAnsi="Arial" w:cs="Arial"/>
          <w:b w:val="0"/>
          <w:kern w:val="0"/>
          <w:sz w:val="24"/>
        </w:rPr>
      </w:pPr>
      <w:r w:rsidRPr="008A40E4">
        <w:rPr>
          <w:rFonts w:ascii="Arial" w:hAnsi="Arial" w:cs="Arial"/>
        </w:rPr>
        <w:t xml:space="preserve">Table </w:t>
      </w:r>
      <w:r w:rsidR="00074B78" w:rsidRPr="008A40E4">
        <w:rPr>
          <w:rFonts w:ascii="Arial" w:hAnsi="Arial" w:cs="Arial"/>
        </w:rPr>
        <w:fldChar w:fldCharType="begin"/>
      </w:r>
      <w:r w:rsidRPr="008A40E4">
        <w:rPr>
          <w:rFonts w:ascii="Arial" w:hAnsi="Arial" w:cs="Arial"/>
        </w:rPr>
        <w:instrText xml:space="preserve"> SEQ Table \* ARABIC </w:instrText>
      </w:r>
      <w:r w:rsidR="00074B78" w:rsidRPr="008A40E4">
        <w:rPr>
          <w:rFonts w:ascii="Arial" w:hAnsi="Arial" w:cs="Arial"/>
        </w:rPr>
        <w:fldChar w:fldCharType="separate"/>
      </w:r>
      <w:r w:rsidR="006F0941">
        <w:rPr>
          <w:rFonts w:ascii="Arial" w:hAnsi="Arial" w:cs="Arial"/>
          <w:noProof/>
        </w:rPr>
        <w:t>14</w:t>
      </w:r>
      <w:r w:rsidR="00074B78" w:rsidRPr="008A40E4">
        <w:rPr>
          <w:rFonts w:ascii="Arial" w:hAnsi="Arial" w:cs="Arial"/>
        </w:rPr>
        <w:fldChar w:fldCharType="end"/>
      </w:r>
    </w:p>
    <w:p w:rsidR="007D2F07" w:rsidRPr="00E56489" w:rsidRDefault="007D2F07" w:rsidP="007D2F07">
      <w:pPr>
        <w:rPr>
          <w:rFonts w:ascii="Arial" w:hAnsi="Arial" w:cs="Arial"/>
          <w:b/>
          <w:kern w:val="0"/>
          <w:sz w:val="24"/>
          <w:szCs w:val="20"/>
        </w:rPr>
      </w:pPr>
      <w:r w:rsidRPr="00E56489">
        <w:rPr>
          <w:rFonts w:ascii="Arial" w:hAnsi="Arial" w:cs="Arial"/>
          <w:b/>
          <w:kern w:val="0"/>
          <w:sz w:val="24"/>
          <w:szCs w:val="20"/>
        </w:rPr>
        <w:t>Pull-up</w:t>
      </w:r>
      <w:r w:rsidR="00E56489">
        <w:rPr>
          <w:rFonts w:ascii="Arial" w:hAnsi="Arial" w:cs="Arial"/>
          <w:b/>
          <w:kern w:val="0"/>
          <w:sz w:val="24"/>
          <w:szCs w:val="20"/>
        </w:rPr>
        <w:t>:</w:t>
      </w:r>
    </w:p>
    <w:p w:rsidR="008723B6" w:rsidRPr="00474CB1" w:rsidRDefault="00474CB1" w:rsidP="00C37FEB">
      <w:pPr>
        <w:widowControl/>
        <w:jc w:val="center"/>
        <w:rPr>
          <w:rFonts w:ascii="宋体" w:hAnsi="宋体" w:cs="宋体"/>
          <w:kern w:val="0"/>
          <w:sz w:val="24"/>
        </w:rPr>
      </w:pPr>
      <w:r>
        <w:rPr>
          <w:rFonts w:ascii="宋体" w:hAnsi="宋体" w:cs="宋体"/>
          <w:noProof/>
          <w:kern w:val="0"/>
          <w:sz w:val="24"/>
        </w:rPr>
        <w:drawing>
          <wp:inline distT="0" distB="0" distL="0" distR="0">
            <wp:extent cx="1421623" cy="1932989"/>
            <wp:effectExtent l="19050" t="0" r="7127" b="0"/>
            <wp:docPr id="9" name="图片 5" descr="C:\Users\cn0352\AppData\Roaming\Tencent\Users\10222359\QQ\WinTemp\RichOle\C)KY[B`_1JK5)~YLISA`J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n0352\AppData\Roaming\Tencent\Users\10222359\QQ\WinTemp\RichOle\C)KY[B`_1JK5)~YLISA`JIR.jpg"/>
                    <pic:cNvPicPr>
                      <a:picLocks noChangeAspect="1" noChangeArrowheads="1"/>
                    </pic:cNvPicPr>
                  </pic:nvPicPr>
                  <pic:blipFill>
                    <a:blip r:embed="rId13"/>
                    <a:srcRect/>
                    <a:stretch>
                      <a:fillRect/>
                    </a:stretch>
                  </pic:blipFill>
                  <pic:spPr bwMode="auto">
                    <a:xfrm>
                      <a:off x="0" y="0"/>
                      <a:ext cx="1423296" cy="1935263"/>
                    </a:xfrm>
                    <a:prstGeom prst="rect">
                      <a:avLst/>
                    </a:prstGeom>
                    <a:noFill/>
                    <a:ln w="9525">
                      <a:noFill/>
                      <a:miter lim="800000"/>
                      <a:headEnd/>
                      <a:tailEnd/>
                    </a:ln>
                  </pic:spPr>
                </pic:pic>
              </a:graphicData>
            </a:graphic>
          </wp:inline>
        </w:drawing>
      </w:r>
    </w:p>
    <w:p w:rsidR="00BA2B96" w:rsidRPr="00774F70" w:rsidRDefault="008723B6" w:rsidP="00C37FEB">
      <w:pPr>
        <w:pStyle w:val="af"/>
        <w:ind w:firstLineChars="1748" w:firstLine="3685"/>
        <w:jc w:val="left"/>
        <w:rPr>
          <w:rFonts w:ascii="Arial" w:hAnsi="Arial" w:cs="Arial"/>
          <w:b w:val="0"/>
        </w:rPr>
      </w:pPr>
      <w:r w:rsidRPr="00774F70">
        <w:rPr>
          <w:rFonts w:ascii="Arial" w:hAnsi="Arial" w:cs="Arial"/>
        </w:rPr>
        <w:t xml:space="preserve">Diagram </w:t>
      </w:r>
      <w:r w:rsidR="00074B78" w:rsidRPr="00774F70">
        <w:rPr>
          <w:rFonts w:ascii="Arial" w:hAnsi="Arial" w:cs="Arial"/>
        </w:rPr>
        <w:fldChar w:fldCharType="begin"/>
      </w:r>
      <w:r w:rsidRPr="00774F70">
        <w:rPr>
          <w:rFonts w:ascii="Arial" w:hAnsi="Arial" w:cs="Arial"/>
        </w:rPr>
        <w:instrText xml:space="preserve"> SEQ Diagram \* ARABIC </w:instrText>
      </w:r>
      <w:r w:rsidR="00074B78" w:rsidRPr="00774F70">
        <w:rPr>
          <w:rFonts w:ascii="Arial" w:hAnsi="Arial" w:cs="Arial"/>
        </w:rPr>
        <w:fldChar w:fldCharType="separate"/>
      </w:r>
      <w:r w:rsidR="006F0941">
        <w:rPr>
          <w:rFonts w:ascii="Arial" w:hAnsi="Arial" w:cs="Arial"/>
          <w:noProof/>
        </w:rPr>
        <w:t>5</w:t>
      </w:r>
      <w:r w:rsidR="00074B78" w:rsidRPr="00774F70">
        <w:rPr>
          <w:rFonts w:ascii="Arial" w:hAnsi="Arial" w:cs="Arial"/>
        </w:rPr>
        <w:fldChar w:fldCharType="end"/>
      </w:r>
    </w:p>
    <w:p w:rsidR="00CE0961" w:rsidRDefault="00E56489" w:rsidP="00E56489">
      <w:pPr>
        <w:pStyle w:val="aa"/>
        <w:spacing w:before="156" w:after="156"/>
        <w:ind w:firstLineChars="0" w:firstLine="0"/>
        <w:rPr>
          <w:rFonts w:ascii="Arial" w:hAnsi="Arial" w:cs="Arial"/>
          <w:b/>
        </w:rPr>
      </w:pPr>
      <w:r>
        <w:rPr>
          <w:rFonts w:ascii="Arial" w:hAnsi="Arial" w:cs="Arial"/>
          <w:b/>
        </w:rPr>
        <w:t>Pull-down:</w:t>
      </w:r>
    </w:p>
    <w:p w:rsidR="00FB0BF5" w:rsidRPr="00FB0BF5" w:rsidRDefault="00FB0BF5" w:rsidP="00C37FEB">
      <w:pPr>
        <w:widowControl/>
        <w:jc w:val="center"/>
        <w:rPr>
          <w:rFonts w:ascii="宋体" w:hAnsi="宋体" w:cs="宋体"/>
          <w:kern w:val="0"/>
          <w:sz w:val="24"/>
        </w:rPr>
      </w:pPr>
      <w:r>
        <w:rPr>
          <w:rFonts w:ascii="宋体" w:hAnsi="宋体" w:cs="宋体"/>
          <w:noProof/>
          <w:kern w:val="0"/>
          <w:sz w:val="24"/>
        </w:rPr>
        <w:drawing>
          <wp:inline distT="0" distB="0" distL="0" distR="0">
            <wp:extent cx="1341246" cy="1920898"/>
            <wp:effectExtent l="19050" t="0" r="0" b="0"/>
            <wp:docPr id="10" name="图片 7" descr="C:\Users\cn0352\AppData\Roaming\Tencent\Users\10222359\QQ\WinTemp\RichOle\KCZVI(SQF[X{Y]}G]Z]C5K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n0352\AppData\Roaming\Tencent\Users\10222359\QQ\WinTemp\RichOle\KCZVI(SQF[X{Y]}G]Z]C5KV.jpg"/>
                    <pic:cNvPicPr>
                      <a:picLocks noChangeAspect="1" noChangeArrowheads="1"/>
                    </pic:cNvPicPr>
                  </pic:nvPicPr>
                  <pic:blipFill>
                    <a:blip r:embed="rId14"/>
                    <a:srcRect/>
                    <a:stretch>
                      <a:fillRect/>
                    </a:stretch>
                  </pic:blipFill>
                  <pic:spPr bwMode="auto">
                    <a:xfrm>
                      <a:off x="0" y="0"/>
                      <a:ext cx="1341440" cy="1921176"/>
                    </a:xfrm>
                    <a:prstGeom prst="rect">
                      <a:avLst/>
                    </a:prstGeom>
                    <a:noFill/>
                    <a:ln w="9525">
                      <a:noFill/>
                      <a:miter lim="800000"/>
                      <a:headEnd/>
                      <a:tailEnd/>
                    </a:ln>
                  </pic:spPr>
                </pic:pic>
              </a:graphicData>
            </a:graphic>
          </wp:inline>
        </w:drawing>
      </w:r>
    </w:p>
    <w:p w:rsidR="00CE0961" w:rsidRPr="00CE0961" w:rsidRDefault="00CE0961" w:rsidP="00FB0BF5">
      <w:pPr>
        <w:pStyle w:val="af"/>
        <w:ind w:firstLineChars="1792" w:firstLine="3778"/>
        <w:jc w:val="both"/>
        <w:rPr>
          <w:rFonts w:ascii="Arial" w:hAnsi="Arial" w:cs="Arial"/>
          <w:b w:val="0"/>
        </w:rPr>
      </w:pPr>
      <w:r w:rsidRPr="00CE0961">
        <w:rPr>
          <w:rFonts w:ascii="Arial" w:hAnsi="Arial" w:cs="Arial"/>
        </w:rPr>
        <w:t xml:space="preserve">Diagram </w:t>
      </w:r>
      <w:r w:rsidR="00074B78" w:rsidRPr="00CE0961">
        <w:rPr>
          <w:rFonts w:ascii="Arial" w:hAnsi="Arial" w:cs="Arial"/>
        </w:rPr>
        <w:fldChar w:fldCharType="begin"/>
      </w:r>
      <w:r w:rsidRPr="00CE0961">
        <w:rPr>
          <w:rFonts w:ascii="Arial" w:hAnsi="Arial" w:cs="Arial"/>
        </w:rPr>
        <w:instrText xml:space="preserve"> SEQ Diagram \* ARABIC </w:instrText>
      </w:r>
      <w:r w:rsidR="00074B78" w:rsidRPr="00CE0961">
        <w:rPr>
          <w:rFonts w:ascii="Arial" w:hAnsi="Arial" w:cs="Arial"/>
        </w:rPr>
        <w:fldChar w:fldCharType="separate"/>
      </w:r>
      <w:r w:rsidR="006F0941">
        <w:rPr>
          <w:rFonts w:ascii="Arial" w:hAnsi="Arial" w:cs="Arial"/>
          <w:noProof/>
        </w:rPr>
        <w:t>6</w:t>
      </w:r>
      <w:r w:rsidR="00074B78" w:rsidRPr="00CE0961">
        <w:rPr>
          <w:rFonts w:ascii="Arial" w:hAnsi="Arial" w:cs="Arial"/>
        </w:rPr>
        <w:fldChar w:fldCharType="end"/>
      </w:r>
    </w:p>
    <w:p w:rsidR="00CE0961" w:rsidRDefault="00CE0961" w:rsidP="00127C55">
      <w:pPr>
        <w:pStyle w:val="aa"/>
        <w:spacing w:before="156" w:after="156"/>
        <w:ind w:firstLineChars="0" w:firstLine="420"/>
        <w:rPr>
          <w:rFonts w:ascii="Arial" w:hAnsi="Arial" w:cs="Arial"/>
          <w:b/>
        </w:rPr>
      </w:pPr>
    </w:p>
    <w:p w:rsidR="00127C55" w:rsidRPr="00EA2582" w:rsidRDefault="00127C55" w:rsidP="00CE0961">
      <w:pPr>
        <w:pStyle w:val="aa"/>
        <w:spacing w:before="156" w:after="156"/>
        <w:ind w:firstLineChars="0" w:firstLine="0"/>
        <w:rPr>
          <w:rFonts w:ascii="Arial" w:hAnsi="Arial" w:cs="Arial"/>
          <w:b/>
          <w:sz w:val="22"/>
          <w:szCs w:val="22"/>
        </w:rPr>
      </w:pPr>
      <w:r w:rsidRPr="00EA2582">
        <w:rPr>
          <w:rFonts w:ascii="Arial" w:hAnsi="Arial" w:cs="Arial"/>
          <w:b/>
          <w:sz w:val="22"/>
          <w:szCs w:val="22"/>
        </w:rPr>
        <w:t xml:space="preserve">Test Methods: </w:t>
      </w:r>
    </w:p>
    <w:p w:rsidR="00127C55" w:rsidRDefault="00B63D03" w:rsidP="00B06AB4">
      <w:pPr>
        <w:ind w:firstLine="420"/>
        <w:rPr>
          <w:rFonts w:ascii="Arial" w:hAnsi="Arial" w:cs="Arial"/>
          <w:sz w:val="22"/>
          <w:szCs w:val="22"/>
        </w:rPr>
      </w:pPr>
      <w:r w:rsidRPr="00D772DC">
        <w:rPr>
          <w:rFonts w:ascii="Arial" w:hAnsi="Arial" w:cs="Arial"/>
          <w:sz w:val="22"/>
          <w:szCs w:val="22"/>
        </w:rPr>
        <w:t>Power on chip, force 0V</w:t>
      </w:r>
      <w:r w:rsidR="00127C55" w:rsidRPr="00D772DC">
        <w:rPr>
          <w:rFonts w:ascii="Arial" w:hAnsi="Arial" w:cs="Arial"/>
          <w:sz w:val="22"/>
          <w:szCs w:val="22"/>
        </w:rPr>
        <w:t xml:space="preserve"> voltag</w:t>
      </w:r>
      <w:r w:rsidR="00A4203F">
        <w:rPr>
          <w:rFonts w:ascii="Arial" w:hAnsi="Arial" w:cs="Arial"/>
          <w:sz w:val="22"/>
          <w:szCs w:val="22"/>
        </w:rPr>
        <w:t>e on pull up pins, measure pull-</w:t>
      </w:r>
      <w:r w:rsidR="00127C55" w:rsidRPr="00D772DC">
        <w:rPr>
          <w:rFonts w:ascii="Arial" w:hAnsi="Arial" w:cs="Arial"/>
          <w:sz w:val="22"/>
          <w:szCs w:val="22"/>
        </w:rPr>
        <w:t xml:space="preserve">up current. </w:t>
      </w:r>
    </w:p>
    <w:p w:rsidR="00A4203F" w:rsidRDefault="00A4203F" w:rsidP="00B06AB4">
      <w:pPr>
        <w:ind w:firstLine="420"/>
        <w:rPr>
          <w:rFonts w:ascii="Arial" w:hAnsi="Arial" w:cs="Arial"/>
          <w:sz w:val="22"/>
          <w:szCs w:val="22"/>
        </w:rPr>
      </w:pPr>
      <w:r>
        <w:rPr>
          <w:rFonts w:ascii="Arial" w:hAnsi="Arial" w:cs="Arial"/>
          <w:sz w:val="22"/>
          <w:szCs w:val="22"/>
        </w:rPr>
        <w:t>Power on chip, force</w:t>
      </w:r>
      <w:r w:rsidR="007C765A">
        <w:rPr>
          <w:rFonts w:ascii="Arial" w:hAnsi="Arial" w:cs="Arial"/>
          <w:sz w:val="22"/>
          <w:szCs w:val="22"/>
        </w:rPr>
        <w:t xml:space="preserve"> </w:t>
      </w:r>
      <w:r w:rsidR="00591F2C">
        <w:rPr>
          <w:rFonts w:ascii="Arial" w:hAnsi="Arial" w:cs="Arial" w:hint="eastAsia"/>
          <w:sz w:val="22"/>
          <w:szCs w:val="22"/>
        </w:rPr>
        <w:t xml:space="preserve">the same </w:t>
      </w:r>
      <w:r>
        <w:rPr>
          <w:rFonts w:ascii="Arial" w:hAnsi="Arial" w:cs="Arial"/>
          <w:sz w:val="22"/>
          <w:szCs w:val="22"/>
        </w:rPr>
        <w:t>voltage</w:t>
      </w:r>
      <w:r w:rsidR="00C439FF">
        <w:rPr>
          <w:rFonts w:ascii="Arial" w:hAnsi="Arial" w:cs="Arial" w:hint="eastAsia"/>
          <w:sz w:val="22"/>
          <w:szCs w:val="22"/>
        </w:rPr>
        <w:t xml:space="preserve"> as VDDIO</w:t>
      </w:r>
      <w:r>
        <w:rPr>
          <w:rFonts w:ascii="Arial" w:hAnsi="Arial" w:cs="Arial"/>
          <w:sz w:val="22"/>
          <w:szCs w:val="22"/>
        </w:rPr>
        <w:t xml:space="preserve"> on pull down pins, measure pull-down</w:t>
      </w:r>
      <w:r w:rsidRPr="00D772DC">
        <w:rPr>
          <w:rFonts w:ascii="Arial" w:hAnsi="Arial" w:cs="Arial"/>
          <w:sz w:val="22"/>
          <w:szCs w:val="22"/>
        </w:rPr>
        <w:t xml:space="preserve"> current.</w:t>
      </w:r>
    </w:p>
    <w:p w:rsidR="007803F0" w:rsidRPr="00D772DC" w:rsidRDefault="007803F0" w:rsidP="00B06AB4">
      <w:pPr>
        <w:ind w:firstLine="420"/>
        <w:rPr>
          <w:rFonts w:ascii="Arial" w:hAnsi="Arial" w:cs="Arial"/>
          <w:sz w:val="22"/>
          <w:szCs w:val="22"/>
        </w:rPr>
      </w:pPr>
      <w:r>
        <w:rPr>
          <w:rFonts w:ascii="Arial" w:hAnsi="Arial" w:cs="Arial" w:hint="eastAsia"/>
          <w:sz w:val="22"/>
          <w:szCs w:val="22"/>
        </w:rPr>
        <w:t>Be attention: pull-up/down test can only be execute in function mode.</w:t>
      </w:r>
    </w:p>
    <w:p w:rsidR="00B464B3" w:rsidRPr="00D772DC" w:rsidRDefault="00BA2B96" w:rsidP="00FB109C">
      <w:pPr>
        <w:pStyle w:val="aa"/>
        <w:spacing w:before="156" w:after="156"/>
        <w:ind w:firstLineChars="0" w:firstLine="420"/>
        <w:rPr>
          <w:rFonts w:ascii="Arial" w:hAnsi="Arial" w:cs="Arial"/>
          <w:sz w:val="22"/>
          <w:szCs w:val="22"/>
        </w:rPr>
      </w:pPr>
      <w:r w:rsidRPr="00D772DC">
        <w:rPr>
          <w:rFonts w:ascii="Arial" w:hAnsi="Arial" w:cs="Arial" w:hint="eastAsia"/>
          <w:sz w:val="22"/>
          <w:szCs w:val="22"/>
        </w:rPr>
        <w:t>Test limit: acc</w:t>
      </w:r>
      <w:r w:rsidR="00C67245">
        <w:rPr>
          <w:rFonts w:ascii="Arial" w:hAnsi="Arial" w:cs="Arial" w:hint="eastAsia"/>
          <w:sz w:val="22"/>
          <w:szCs w:val="22"/>
        </w:rPr>
        <w:t xml:space="preserve">ording to the </w:t>
      </w:r>
      <w:r w:rsidR="00C67245">
        <w:rPr>
          <w:rFonts w:ascii="Arial" w:hAnsi="Arial" w:cs="Arial"/>
          <w:sz w:val="22"/>
          <w:szCs w:val="22"/>
        </w:rPr>
        <w:t>IO spec</w:t>
      </w:r>
      <w:r w:rsidRPr="00D772DC">
        <w:rPr>
          <w:rFonts w:ascii="Arial" w:hAnsi="Arial" w:cs="Arial" w:hint="eastAsia"/>
          <w:sz w:val="22"/>
          <w:szCs w:val="22"/>
        </w:rPr>
        <w:t xml:space="preserve"> </w:t>
      </w:r>
      <w:bookmarkStart w:id="37" w:name="_Toc197870077"/>
      <w:bookmarkEnd w:id="37"/>
    </w:p>
    <w:p w:rsidR="00677714" w:rsidRPr="0018234F" w:rsidRDefault="00B464B3" w:rsidP="000620ED">
      <w:pPr>
        <w:ind w:firstLineChars="245" w:firstLine="590"/>
        <w:rPr>
          <w:rFonts w:ascii="Arial" w:hAnsi="Arial" w:cs="Arial"/>
          <w:b/>
          <w:sz w:val="24"/>
        </w:rPr>
      </w:pPr>
      <w:r w:rsidRPr="0018234F">
        <w:rPr>
          <w:rFonts w:ascii="Arial" w:hAnsi="Arial" w:cs="Arial"/>
          <w:b/>
          <w:sz w:val="24"/>
        </w:rPr>
        <w:lastRenderedPageBreak/>
        <w:t>P</w:t>
      </w:r>
      <w:r w:rsidRPr="0018234F">
        <w:rPr>
          <w:rFonts w:ascii="Arial" w:hAnsi="Arial" w:cs="Arial" w:hint="eastAsia"/>
          <w:b/>
          <w:sz w:val="24"/>
        </w:rPr>
        <w:t xml:space="preserve">ull </w:t>
      </w:r>
      <w:r w:rsidR="00A75C25">
        <w:rPr>
          <w:rFonts w:ascii="Arial" w:hAnsi="Arial" w:cs="Arial" w:hint="eastAsia"/>
          <w:b/>
          <w:sz w:val="24"/>
        </w:rPr>
        <w:t>up/</w:t>
      </w:r>
      <w:r w:rsidRPr="0018234F">
        <w:rPr>
          <w:rFonts w:ascii="Arial" w:hAnsi="Arial" w:cs="Arial" w:hint="eastAsia"/>
          <w:b/>
          <w:sz w:val="24"/>
        </w:rPr>
        <w:t xml:space="preserve">down </w:t>
      </w:r>
      <w:r w:rsidR="00E441DA" w:rsidRPr="0018234F">
        <w:rPr>
          <w:rFonts w:ascii="Arial" w:hAnsi="Arial" w:cs="Arial"/>
          <w:b/>
          <w:sz w:val="24"/>
        </w:rPr>
        <w:t>pin list</w:t>
      </w:r>
      <w:r w:rsidRPr="0018234F">
        <w:rPr>
          <w:rFonts w:ascii="Arial" w:hAnsi="Arial" w:cs="Arial" w:hint="eastAsia"/>
          <w:b/>
          <w:sz w:val="24"/>
        </w:rPr>
        <w:t>:</w:t>
      </w:r>
    </w:p>
    <w:tbl>
      <w:tblPr>
        <w:tblW w:w="569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17"/>
        <w:gridCol w:w="2288"/>
        <w:gridCol w:w="1128"/>
        <w:gridCol w:w="1857"/>
      </w:tblGrid>
      <w:tr w:rsidR="00545B36" w:rsidRPr="00B464B3" w:rsidTr="00545B36">
        <w:trPr>
          <w:trHeight w:val="240"/>
        </w:trPr>
        <w:tc>
          <w:tcPr>
            <w:tcW w:w="417" w:type="dxa"/>
            <w:shd w:val="clear" w:color="auto" w:fill="auto"/>
            <w:noWrap/>
            <w:vAlign w:val="center"/>
          </w:tcPr>
          <w:p w:rsidR="00545B36" w:rsidRPr="00A01559" w:rsidRDefault="00545B36" w:rsidP="00B464B3">
            <w:pPr>
              <w:widowControl/>
              <w:jc w:val="center"/>
              <w:rPr>
                <w:rFonts w:ascii="Arial" w:hAnsi="Arial" w:cs="Arial"/>
                <w:kern w:val="0"/>
                <w:sz w:val="18"/>
                <w:szCs w:val="18"/>
              </w:rPr>
            </w:pPr>
            <w:r w:rsidRPr="00A01559">
              <w:rPr>
                <w:rFonts w:ascii="Arial" w:hAnsi="Arial" w:cs="Arial"/>
                <w:kern w:val="0"/>
                <w:sz w:val="18"/>
                <w:szCs w:val="18"/>
              </w:rPr>
              <w:t xml:space="preserve">　</w:t>
            </w:r>
          </w:p>
        </w:tc>
        <w:tc>
          <w:tcPr>
            <w:tcW w:w="2288" w:type="dxa"/>
            <w:shd w:val="clear" w:color="auto" w:fill="auto"/>
            <w:noWrap/>
            <w:vAlign w:val="center"/>
          </w:tcPr>
          <w:p w:rsidR="00545B36" w:rsidRPr="009F2FAE" w:rsidRDefault="00545B36" w:rsidP="00B464B3">
            <w:pPr>
              <w:widowControl/>
              <w:jc w:val="center"/>
              <w:rPr>
                <w:rFonts w:ascii="Arial" w:hAnsi="Arial" w:cs="Arial"/>
                <w:kern w:val="0"/>
                <w:sz w:val="22"/>
                <w:szCs w:val="22"/>
              </w:rPr>
            </w:pPr>
            <w:r w:rsidRPr="009F2FAE">
              <w:rPr>
                <w:rFonts w:ascii="Arial" w:hAnsi="Arial" w:cs="Arial"/>
                <w:kern w:val="0"/>
                <w:sz w:val="22"/>
                <w:szCs w:val="22"/>
              </w:rPr>
              <w:t>Pin Name</w:t>
            </w:r>
          </w:p>
        </w:tc>
        <w:tc>
          <w:tcPr>
            <w:tcW w:w="1128" w:type="dxa"/>
            <w:shd w:val="clear" w:color="auto" w:fill="auto"/>
            <w:noWrap/>
            <w:vAlign w:val="center"/>
          </w:tcPr>
          <w:p w:rsidR="00545B36" w:rsidRPr="009F2FAE" w:rsidRDefault="00545B36" w:rsidP="00B464B3">
            <w:pPr>
              <w:widowControl/>
              <w:jc w:val="center"/>
              <w:rPr>
                <w:rFonts w:ascii="Arial" w:hAnsi="Arial" w:cs="Arial"/>
                <w:kern w:val="0"/>
                <w:sz w:val="22"/>
                <w:szCs w:val="22"/>
              </w:rPr>
            </w:pPr>
            <w:r w:rsidRPr="009F2FAE">
              <w:rPr>
                <w:rFonts w:ascii="Arial" w:hAnsi="Arial" w:cs="Arial"/>
                <w:kern w:val="0"/>
                <w:sz w:val="22"/>
                <w:szCs w:val="22"/>
              </w:rPr>
              <w:t>IO type</w:t>
            </w:r>
          </w:p>
        </w:tc>
        <w:tc>
          <w:tcPr>
            <w:tcW w:w="1857" w:type="dxa"/>
            <w:shd w:val="clear" w:color="auto" w:fill="auto"/>
            <w:noWrap/>
            <w:vAlign w:val="center"/>
          </w:tcPr>
          <w:p w:rsidR="00545B36" w:rsidRPr="009F2FAE" w:rsidRDefault="00545B36" w:rsidP="00B464B3">
            <w:pPr>
              <w:widowControl/>
              <w:jc w:val="center"/>
              <w:rPr>
                <w:rFonts w:ascii="Arial" w:hAnsi="Arial" w:cs="Arial"/>
                <w:kern w:val="0"/>
                <w:sz w:val="22"/>
                <w:szCs w:val="22"/>
              </w:rPr>
            </w:pPr>
            <w:r w:rsidRPr="009F2FAE">
              <w:rPr>
                <w:rFonts w:ascii="Arial" w:hAnsi="Arial" w:cs="Arial"/>
                <w:kern w:val="0"/>
                <w:sz w:val="22"/>
                <w:szCs w:val="22"/>
              </w:rPr>
              <w:t>Pull down/up</w:t>
            </w:r>
          </w:p>
        </w:tc>
      </w:tr>
      <w:tr w:rsidR="00545B36" w:rsidRPr="00B464B3" w:rsidTr="00545B36">
        <w:trPr>
          <w:trHeight w:val="240"/>
        </w:trPr>
        <w:tc>
          <w:tcPr>
            <w:tcW w:w="417" w:type="dxa"/>
            <w:shd w:val="clear" w:color="auto" w:fill="auto"/>
            <w:noWrap/>
            <w:vAlign w:val="center"/>
          </w:tcPr>
          <w:p w:rsidR="00545B36" w:rsidRPr="00A01559" w:rsidRDefault="00545B36" w:rsidP="00B464B3">
            <w:pPr>
              <w:widowControl/>
              <w:jc w:val="center"/>
              <w:rPr>
                <w:rFonts w:ascii="Arial" w:hAnsi="Arial" w:cs="Arial"/>
                <w:kern w:val="0"/>
                <w:sz w:val="18"/>
                <w:szCs w:val="18"/>
              </w:rPr>
            </w:pPr>
            <w:r w:rsidRPr="00A01559">
              <w:rPr>
                <w:rFonts w:ascii="Arial" w:hAnsi="Arial" w:cs="Arial"/>
                <w:kern w:val="0"/>
                <w:sz w:val="18"/>
                <w:szCs w:val="18"/>
              </w:rPr>
              <w:t>1</w:t>
            </w:r>
          </w:p>
        </w:tc>
        <w:tc>
          <w:tcPr>
            <w:tcW w:w="2288" w:type="dxa"/>
            <w:shd w:val="clear" w:color="auto" w:fill="auto"/>
            <w:noWrap/>
            <w:vAlign w:val="center"/>
          </w:tcPr>
          <w:p w:rsidR="00545B36" w:rsidRPr="00A01559" w:rsidRDefault="00545B36">
            <w:pPr>
              <w:rPr>
                <w:rFonts w:ascii="Arial" w:hAnsi="Arial" w:cs="Arial"/>
                <w:color w:val="000000"/>
                <w:sz w:val="22"/>
                <w:szCs w:val="22"/>
              </w:rPr>
            </w:pPr>
          </w:p>
        </w:tc>
        <w:tc>
          <w:tcPr>
            <w:tcW w:w="1128" w:type="dxa"/>
            <w:shd w:val="clear" w:color="auto" w:fill="auto"/>
            <w:noWrap/>
            <w:vAlign w:val="center"/>
          </w:tcPr>
          <w:p w:rsidR="00545B36" w:rsidRPr="00645151" w:rsidRDefault="00545B36" w:rsidP="00B464B3">
            <w:pPr>
              <w:widowControl/>
              <w:jc w:val="center"/>
              <w:rPr>
                <w:rFonts w:ascii="Arial" w:hAnsi="Arial" w:cs="Arial"/>
                <w:color w:val="000000"/>
                <w:sz w:val="22"/>
                <w:szCs w:val="22"/>
              </w:rPr>
            </w:pPr>
          </w:p>
        </w:tc>
        <w:tc>
          <w:tcPr>
            <w:tcW w:w="1857" w:type="dxa"/>
            <w:shd w:val="clear" w:color="auto" w:fill="auto"/>
            <w:noWrap/>
            <w:vAlign w:val="center"/>
          </w:tcPr>
          <w:p w:rsidR="00545B36" w:rsidRPr="00A01559" w:rsidRDefault="00545B36" w:rsidP="00F853E8">
            <w:pPr>
              <w:jc w:val="center"/>
              <w:rPr>
                <w:rFonts w:ascii="Arial" w:hAnsi="Arial" w:cs="Arial"/>
                <w:color w:val="000000"/>
                <w:sz w:val="22"/>
                <w:szCs w:val="22"/>
              </w:rPr>
            </w:pPr>
          </w:p>
        </w:tc>
      </w:tr>
      <w:tr w:rsidR="00545B36" w:rsidRPr="00B464B3" w:rsidTr="00545B36">
        <w:trPr>
          <w:trHeight w:val="240"/>
        </w:trPr>
        <w:tc>
          <w:tcPr>
            <w:tcW w:w="417" w:type="dxa"/>
            <w:shd w:val="clear" w:color="auto" w:fill="auto"/>
            <w:noWrap/>
            <w:vAlign w:val="center"/>
          </w:tcPr>
          <w:p w:rsidR="00545B36" w:rsidRPr="00A01559" w:rsidRDefault="00545B36" w:rsidP="00B464B3">
            <w:pPr>
              <w:widowControl/>
              <w:jc w:val="center"/>
              <w:rPr>
                <w:rFonts w:ascii="Arial" w:hAnsi="Arial" w:cs="Arial"/>
                <w:kern w:val="0"/>
                <w:sz w:val="18"/>
                <w:szCs w:val="18"/>
              </w:rPr>
            </w:pPr>
            <w:r w:rsidRPr="00A01559">
              <w:rPr>
                <w:rFonts w:ascii="Arial" w:hAnsi="Arial" w:cs="Arial"/>
                <w:kern w:val="0"/>
                <w:sz w:val="18"/>
                <w:szCs w:val="18"/>
              </w:rPr>
              <w:t>2</w:t>
            </w:r>
          </w:p>
        </w:tc>
        <w:tc>
          <w:tcPr>
            <w:tcW w:w="2288" w:type="dxa"/>
            <w:shd w:val="clear" w:color="auto" w:fill="auto"/>
            <w:noWrap/>
            <w:vAlign w:val="center"/>
          </w:tcPr>
          <w:p w:rsidR="00545B36" w:rsidRDefault="00545B36">
            <w:pPr>
              <w:rPr>
                <w:rFonts w:ascii="Arial" w:hAnsi="Arial" w:cs="Arial"/>
                <w:color w:val="000000"/>
                <w:sz w:val="22"/>
                <w:szCs w:val="22"/>
              </w:rPr>
            </w:pPr>
          </w:p>
        </w:tc>
        <w:tc>
          <w:tcPr>
            <w:tcW w:w="1128" w:type="dxa"/>
            <w:shd w:val="clear" w:color="auto" w:fill="auto"/>
            <w:noWrap/>
            <w:vAlign w:val="center"/>
          </w:tcPr>
          <w:p w:rsidR="00545B36" w:rsidRPr="00645151" w:rsidRDefault="00545B36" w:rsidP="00B464B3">
            <w:pPr>
              <w:widowControl/>
              <w:jc w:val="center"/>
              <w:rPr>
                <w:rFonts w:ascii="Arial" w:hAnsi="Arial" w:cs="Arial"/>
                <w:color w:val="000000"/>
                <w:sz w:val="22"/>
                <w:szCs w:val="22"/>
              </w:rPr>
            </w:pPr>
          </w:p>
        </w:tc>
        <w:tc>
          <w:tcPr>
            <w:tcW w:w="1857" w:type="dxa"/>
            <w:shd w:val="clear" w:color="auto" w:fill="auto"/>
            <w:noWrap/>
          </w:tcPr>
          <w:p w:rsidR="00545B36" w:rsidRDefault="00545B36" w:rsidP="00483414">
            <w:pPr>
              <w:jc w:val="center"/>
              <w:rPr>
                <w:rFonts w:ascii="Arial" w:hAnsi="Arial" w:cs="Arial"/>
                <w:color w:val="000000"/>
                <w:sz w:val="22"/>
              </w:rPr>
            </w:pPr>
          </w:p>
        </w:tc>
      </w:tr>
      <w:tr w:rsidR="00545B36" w:rsidRPr="00B464B3" w:rsidTr="00545B36">
        <w:trPr>
          <w:trHeight w:val="240"/>
        </w:trPr>
        <w:tc>
          <w:tcPr>
            <w:tcW w:w="417" w:type="dxa"/>
            <w:shd w:val="clear" w:color="auto" w:fill="auto"/>
            <w:noWrap/>
            <w:vAlign w:val="center"/>
          </w:tcPr>
          <w:p w:rsidR="00545B36" w:rsidRPr="00A01559" w:rsidRDefault="00545B36" w:rsidP="00B464B3">
            <w:pPr>
              <w:widowControl/>
              <w:jc w:val="center"/>
              <w:rPr>
                <w:rFonts w:ascii="Arial" w:hAnsi="Arial" w:cs="Arial"/>
                <w:kern w:val="0"/>
                <w:sz w:val="18"/>
                <w:szCs w:val="18"/>
              </w:rPr>
            </w:pPr>
            <w:r w:rsidRPr="00A01559">
              <w:rPr>
                <w:rFonts w:ascii="Arial" w:hAnsi="Arial" w:cs="Arial"/>
                <w:kern w:val="0"/>
                <w:sz w:val="18"/>
                <w:szCs w:val="18"/>
              </w:rPr>
              <w:t>3</w:t>
            </w:r>
          </w:p>
        </w:tc>
        <w:tc>
          <w:tcPr>
            <w:tcW w:w="2288" w:type="dxa"/>
            <w:shd w:val="clear" w:color="auto" w:fill="auto"/>
            <w:noWrap/>
            <w:vAlign w:val="center"/>
          </w:tcPr>
          <w:p w:rsidR="00545B36" w:rsidRDefault="00545B36">
            <w:pPr>
              <w:rPr>
                <w:rFonts w:ascii="Arial" w:hAnsi="Arial" w:cs="Arial"/>
                <w:color w:val="000000"/>
                <w:sz w:val="22"/>
                <w:szCs w:val="22"/>
              </w:rPr>
            </w:pPr>
          </w:p>
        </w:tc>
        <w:tc>
          <w:tcPr>
            <w:tcW w:w="1128" w:type="dxa"/>
            <w:shd w:val="clear" w:color="auto" w:fill="auto"/>
            <w:noWrap/>
            <w:vAlign w:val="center"/>
          </w:tcPr>
          <w:p w:rsidR="00545B36" w:rsidRPr="00645151" w:rsidRDefault="00545B36" w:rsidP="00B464B3">
            <w:pPr>
              <w:widowControl/>
              <w:jc w:val="center"/>
              <w:rPr>
                <w:rFonts w:ascii="Arial" w:hAnsi="Arial" w:cs="Arial"/>
                <w:color w:val="000000"/>
                <w:sz w:val="22"/>
                <w:szCs w:val="22"/>
              </w:rPr>
            </w:pPr>
          </w:p>
        </w:tc>
        <w:tc>
          <w:tcPr>
            <w:tcW w:w="1857" w:type="dxa"/>
            <w:shd w:val="clear" w:color="auto" w:fill="auto"/>
            <w:noWrap/>
          </w:tcPr>
          <w:p w:rsidR="00545B36" w:rsidRDefault="00545B36" w:rsidP="00483414">
            <w:pPr>
              <w:jc w:val="center"/>
              <w:rPr>
                <w:rFonts w:ascii="Arial" w:hAnsi="Arial" w:cs="Arial"/>
                <w:color w:val="000000"/>
                <w:sz w:val="22"/>
              </w:rPr>
            </w:pPr>
          </w:p>
        </w:tc>
      </w:tr>
      <w:tr w:rsidR="00545B36" w:rsidRPr="00B464B3" w:rsidTr="00545B36">
        <w:trPr>
          <w:trHeight w:val="240"/>
        </w:trPr>
        <w:tc>
          <w:tcPr>
            <w:tcW w:w="417" w:type="dxa"/>
            <w:shd w:val="clear" w:color="auto" w:fill="auto"/>
            <w:noWrap/>
            <w:vAlign w:val="center"/>
          </w:tcPr>
          <w:p w:rsidR="00545B36" w:rsidRPr="00A01559" w:rsidRDefault="005E3968" w:rsidP="00F853E8">
            <w:pPr>
              <w:widowControl/>
              <w:jc w:val="center"/>
              <w:rPr>
                <w:rFonts w:ascii="Arial" w:hAnsi="Arial" w:cs="Arial"/>
                <w:kern w:val="0"/>
                <w:sz w:val="18"/>
                <w:szCs w:val="18"/>
              </w:rPr>
            </w:pPr>
            <w:r>
              <w:rPr>
                <w:rFonts w:ascii="Arial" w:hAnsi="Arial" w:cs="Arial" w:hint="eastAsia"/>
                <w:kern w:val="0"/>
                <w:sz w:val="18"/>
                <w:szCs w:val="18"/>
              </w:rPr>
              <w:t>4</w:t>
            </w:r>
          </w:p>
        </w:tc>
        <w:tc>
          <w:tcPr>
            <w:tcW w:w="2288" w:type="dxa"/>
            <w:shd w:val="clear" w:color="auto" w:fill="auto"/>
            <w:noWrap/>
            <w:vAlign w:val="center"/>
          </w:tcPr>
          <w:p w:rsidR="00545B36" w:rsidRDefault="00545B36">
            <w:pPr>
              <w:rPr>
                <w:rFonts w:ascii="Arial" w:hAnsi="Arial" w:cs="Arial"/>
                <w:color w:val="000000"/>
                <w:sz w:val="22"/>
                <w:szCs w:val="22"/>
              </w:rPr>
            </w:pPr>
          </w:p>
        </w:tc>
        <w:tc>
          <w:tcPr>
            <w:tcW w:w="1128" w:type="dxa"/>
            <w:shd w:val="clear" w:color="auto" w:fill="auto"/>
            <w:noWrap/>
            <w:vAlign w:val="center"/>
          </w:tcPr>
          <w:p w:rsidR="00545B36" w:rsidRDefault="00545B36" w:rsidP="00B464B3">
            <w:pPr>
              <w:widowControl/>
              <w:jc w:val="center"/>
              <w:rPr>
                <w:rFonts w:ascii="Arial" w:hAnsi="Arial" w:cs="Arial"/>
                <w:color w:val="000000"/>
                <w:sz w:val="22"/>
                <w:szCs w:val="22"/>
              </w:rPr>
            </w:pPr>
          </w:p>
        </w:tc>
        <w:tc>
          <w:tcPr>
            <w:tcW w:w="1857" w:type="dxa"/>
            <w:shd w:val="clear" w:color="auto" w:fill="auto"/>
            <w:noWrap/>
          </w:tcPr>
          <w:p w:rsidR="00545B36" w:rsidRDefault="00545B36" w:rsidP="00483414">
            <w:pPr>
              <w:jc w:val="center"/>
              <w:rPr>
                <w:rFonts w:ascii="Arial" w:hAnsi="Arial" w:cs="Arial"/>
                <w:color w:val="000000"/>
                <w:sz w:val="22"/>
                <w:szCs w:val="22"/>
              </w:rPr>
            </w:pPr>
          </w:p>
        </w:tc>
      </w:tr>
      <w:tr w:rsidR="00545B36" w:rsidRPr="00B464B3" w:rsidTr="00545B36">
        <w:trPr>
          <w:trHeight w:val="240"/>
        </w:trPr>
        <w:tc>
          <w:tcPr>
            <w:tcW w:w="417" w:type="dxa"/>
            <w:shd w:val="clear" w:color="auto" w:fill="auto"/>
            <w:noWrap/>
            <w:vAlign w:val="center"/>
          </w:tcPr>
          <w:p w:rsidR="00545B36" w:rsidRPr="00584EC5" w:rsidRDefault="005E3968" w:rsidP="00B464B3">
            <w:pPr>
              <w:widowControl/>
              <w:jc w:val="center"/>
              <w:rPr>
                <w:rFonts w:ascii="Arial" w:hAnsi="Arial" w:cs="Arial"/>
                <w:kern w:val="0"/>
                <w:sz w:val="18"/>
                <w:szCs w:val="18"/>
              </w:rPr>
            </w:pPr>
            <w:r>
              <w:rPr>
                <w:rFonts w:ascii="Arial" w:hAnsi="Arial" w:cs="Arial" w:hint="eastAsia"/>
                <w:kern w:val="0"/>
                <w:sz w:val="18"/>
                <w:szCs w:val="18"/>
              </w:rPr>
              <w:t>5</w:t>
            </w:r>
          </w:p>
        </w:tc>
        <w:tc>
          <w:tcPr>
            <w:tcW w:w="2288" w:type="dxa"/>
            <w:shd w:val="clear" w:color="auto" w:fill="auto"/>
            <w:noWrap/>
            <w:vAlign w:val="center"/>
          </w:tcPr>
          <w:p w:rsidR="00545B36" w:rsidRPr="00584EC5" w:rsidRDefault="00545B36">
            <w:pPr>
              <w:rPr>
                <w:rFonts w:ascii="Arial" w:hAnsi="Arial" w:cs="Arial"/>
                <w:color w:val="000000"/>
                <w:sz w:val="22"/>
                <w:szCs w:val="22"/>
              </w:rPr>
            </w:pPr>
          </w:p>
        </w:tc>
        <w:tc>
          <w:tcPr>
            <w:tcW w:w="1128" w:type="dxa"/>
            <w:shd w:val="clear" w:color="auto" w:fill="auto"/>
            <w:noWrap/>
            <w:vAlign w:val="center"/>
          </w:tcPr>
          <w:p w:rsidR="00545B36" w:rsidRPr="00584EC5" w:rsidRDefault="00545B36" w:rsidP="00B464B3">
            <w:pPr>
              <w:widowControl/>
              <w:jc w:val="center"/>
              <w:rPr>
                <w:rFonts w:ascii="Arial" w:hAnsi="Arial" w:cs="Arial"/>
                <w:color w:val="000000"/>
                <w:sz w:val="22"/>
                <w:szCs w:val="22"/>
              </w:rPr>
            </w:pPr>
          </w:p>
        </w:tc>
        <w:tc>
          <w:tcPr>
            <w:tcW w:w="1857" w:type="dxa"/>
            <w:shd w:val="clear" w:color="auto" w:fill="auto"/>
            <w:noWrap/>
            <w:vAlign w:val="center"/>
          </w:tcPr>
          <w:p w:rsidR="00545B36" w:rsidRPr="00584EC5" w:rsidRDefault="00545B36" w:rsidP="00F853E8">
            <w:pPr>
              <w:jc w:val="center"/>
              <w:rPr>
                <w:rFonts w:ascii="Arial" w:hAnsi="Arial" w:cs="Arial"/>
                <w:color w:val="000000"/>
                <w:sz w:val="22"/>
                <w:szCs w:val="22"/>
              </w:rPr>
            </w:pPr>
          </w:p>
        </w:tc>
      </w:tr>
      <w:tr w:rsidR="00545B36" w:rsidRPr="00B464B3" w:rsidTr="00545B36">
        <w:trPr>
          <w:trHeight w:val="240"/>
        </w:trPr>
        <w:tc>
          <w:tcPr>
            <w:tcW w:w="417" w:type="dxa"/>
            <w:shd w:val="clear" w:color="auto" w:fill="auto"/>
            <w:noWrap/>
            <w:vAlign w:val="center"/>
          </w:tcPr>
          <w:p w:rsidR="00545B36" w:rsidRPr="00584EC5" w:rsidRDefault="005E3968" w:rsidP="00B464B3">
            <w:pPr>
              <w:widowControl/>
              <w:jc w:val="center"/>
              <w:rPr>
                <w:rFonts w:ascii="Arial" w:hAnsi="Arial" w:cs="Arial"/>
                <w:kern w:val="0"/>
                <w:sz w:val="18"/>
                <w:szCs w:val="18"/>
              </w:rPr>
            </w:pPr>
            <w:r>
              <w:rPr>
                <w:rFonts w:ascii="Arial" w:hAnsi="Arial" w:cs="Arial" w:hint="eastAsia"/>
                <w:kern w:val="0"/>
                <w:sz w:val="18"/>
                <w:szCs w:val="18"/>
              </w:rPr>
              <w:t>6</w:t>
            </w:r>
          </w:p>
        </w:tc>
        <w:tc>
          <w:tcPr>
            <w:tcW w:w="2288" w:type="dxa"/>
            <w:shd w:val="clear" w:color="auto" w:fill="auto"/>
            <w:noWrap/>
            <w:vAlign w:val="center"/>
          </w:tcPr>
          <w:p w:rsidR="00545B36" w:rsidRPr="00584EC5" w:rsidRDefault="00545B36">
            <w:pPr>
              <w:rPr>
                <w:rFonts w:ascii="Arial" w:hAnsi="Arial" w:cs="Arial"/>
                <w:color w:val="000000"/>
                <w:sz w:val="22"/>
                <w:szCs w:val="22"/>
              </w:rPr>
            </w:pPr>
          </w:p>
        </w:tc>
        <w:tc>
          <w:tcPr>
            <w:tcW w:w="1128" w:type="dxa"/>
            <w:shd w:val="clear" w:color="auto" w:fill="auto"/>
            <w:noWrap/>
            <w:vAlign w:val="center"/>
          </w:tcPr>
          <w:p w:rsidR="00545B36" w:rsidRPr="00584EC5" w:rsidRDefault="00545B36" w:rsidP="00B464B3">
            <w:pPr>
              <w:widowControl/>
              <w:jc w:val="center"/>
              <w:rPr>
                <w:rFonts w:ascii="Arial" w:hAnsi="Arial" w:cs="Arial"/>
                <w:color w:val="000000"/>
                <w:sz w:val="22"/>
                <w:szCs w:val="22"/>
              </w:rPr>
            </w:pPr>
          </w:p>
        </w:tc>
        <w:tc>
          <w:tcPr>
            <w:tcW w:w="1857" w:type="dxa"/>
            <w:shd w:val="clear" w:color="auto" w:fill="auto"/>
            <w:noWrap/>
            <w:vAlign w:val="center"/>
          </w:tcPr>
          <w:p w:rsidR="00545B36" w:rsidRPr="00584EC5" w:rsidRDefault="00545B36" w:rsidP="00F853E8">
            <w:pPr>
              <w:jc w:val="center"/>
              <w:rPr>
                <w:rFonts w:ascii="Arial" w:hAnsi="Arial" w:cs="Arial"/>
                <w:color w:val="000000"/>
                <w:sz w:val="22"/>
                <w:szCs w:val="22"/>
              </w:rPr>
            </w:pPr>
          </w:p>
        </w:tc>
      </w:tr>
    </w:tbl>
    <w:p w:rsidR="00B464B3" w:rsidRPr="003A1340" w:rsidRDefault="003A1340" w:rsidP="003A1340">
      <w:pPr>
        <w:pStyle w:val="af"/>
        <w:rPr>
          <w:rFonts w:ascii="Arial" w:hAnsi="Arial" w:cs="Arial"/>
        </w:rPr>
      </w:pPr>
      <w:r w:rsidRPr="003A1340">
        <w:rPr>
          <w:rFonts w:ascii="Arial" w:hAnsi="Arial" w:cs="Arial"/>
        </w:rPr>
        <w:t xml:space="preserve">Table </w:t>
      </w:r>
      <w:r w:rsidR="00074B78" w:rsidRPr="003A1340">
        <w:rPr>
          <w:rFonts w:ascii="Arial" w:hAnsi="Arial" w:cs="Arial"/>
        </w:rPr>
        <w:fldChar w:fldCharType="begin"/>
      </w:r>
      <w:r w:rsidRPr="003A1340">
        <w:rPr>
          <w:rFonts w:ascii="Arial" w:hAnsi="Arial" w:cs="Arial"/>
        </w:rPr>
        <w:instrText xml:space="preserve"> SEQ Table \* ARABIC </w:instrText>
      </w:r>
      <w:r w:rsidR="00074B78" w:rsidRPr="003A1340">
        <w:rPr>
          <w:rFonts w:ascii="Arial" w:hAnsi="Arial" w:cs="Arial"/>
        </w:rPr>
        <w:fldChar w:fldCharType="separate"/>
      </w:r>
      <w:r w:rsidR="006F0941">
        <w:rPr>
          <w:rFonts w:ascii="Arial" w:hAnsi="Arial" w:cs="Arial"/>
          <w:noProof/>
        </w:rPr>
        <w:t>15</w:t>
      </w:r>
      <w:r w:rsidR="00074B78" w:rsidRPr="003A1340">
        <w:rPr>
          <w:rFonts w:ascii="Arial" w:hAnsi="Arial" w:cs="Arial"/>
        </w:rPr>
        <w:fldChar w:fldCharType="end"/>
      </w:r>
    </w:p>
    <w:p w:rsidR="00E50698" w:rsidRDefault="00E50698" w:rsidP="00E50698">
      <w:pPr>
        <w:pStyle w:val="2"/>
        <w:rPr>
          <w:rFonts w:cs="Arial"/>
        </w:rPr>
      </w:pPr>
      <w:bookmarkStart w:id="38" w:name="_Toc491167897"/>
      <w:r>
        <w:rPr>
          <w:rFonts w:cs="Arial" w:hint="eastAsia"/>
        </w:rPr>
        <w:t>BSD Test</w:t>
      </w:r>
      <w:bookmarkEnd w:id="38"/>
    </w:p>
    <w:tbl>
      <w:tblPr>
        <w:tblW w:w="5680" w:type="dxa"/>
        <w:tblInd w:w="1325" w:type="dxa"/>
        <w:tblLook w:val="04A0"/>
      </w:tblPr>
      <w:tblGrid>
        <w:gridCol w:w="2655"/>
        <w:gridCol w:w="1118"/>
        <w:gridCol w:w="1907"/>
      </w:tblGrid>
      <w:tr w:rsidR="00567028" w:rsidRPr="00567028" w:rsidTr="008A40E4">
        <w:trPr>
          <w:trHeight w:val="285"/>
        </w:trPr>
        <w:tc>
          <w:tcPr>
            <w:tcW w:w="568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r w:rsidRPr="00567028">
              <w:rPr>
                <w:rFonts w:ascii="Arial" w:hAnsi="Arial" w:cs="Arial"/>
                <w:color w:val="000000"/>
                <w:kern w:val="0"/>
                <w:sz w:val="22"/>
                <w:szCs w:val="22"/>
              </w:rPr>
              <w:t xml:space="preserve">     Boundary Scan mode</w:t>
            </w:r>
          </w:p>
        </w:tc>
      </w:tr>
      <w:tr w:rsidR="00567028" w:rsidRPr="00567028" w:rsidTr="008A40E4">
        <w:trPr>
          <w:trHeight w:val="285"/>
        </w:trPr>
        <w:tc>
          <w:tcPr>
            <w:tcW w:w="2655" w:type="dxa"/>
            <w:tcBorders>
              <w:top w:val="nil"/>
              <w:left w:val="single" w:sz="8" w:space="0" w:color="auto"/>
              <w:bottom w:val="single" w:sz="4" w:space="0" w:color="auto"/>
              <w:right w:val="single" w:sz="4"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r w:rsidRPr="00567028">
              <w:rPr>
                <w:rFonts w:ascii="Arial" w:hAnsi="Arial" w:cs="Arial"/>
                <w:color w:val="000000"/>
                <w:kern w:val="0"/>
                <w:sz w:val="22"/>
                <w:szCs w:val="22"/>
              </w:rPr>
              <w:t>IO port name</w:t>
            </w:r>
          </w:p>
        </w:tc>
        <w:tc>
          <w:tcPr>
            <w:tcW w:w="1118" w:type="dxa"/>
            <w:tcBorders>
              <w:top w:val="nil"/>
              <w:left w:val="nil"/>
              <w:bottom w:val="single" w:sz="4" w:space="0" w:color="auto"/>
              <w:right w:val="single" w:sz="4"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r w:rsidRPr="00567028">
              <w:rPr>
                <w:rFonts w:ascii="Arial" w:hAnsi="Arial" w:cs="Arial"/>
                <w:color w:val="000000"/>
                <w:kern w:val="0"/>
                <w:sz w:val="22"/>
                <w:szCs w:val="22"/>
              </w:rPr>
              <w:t>direction</w:t>
            </w:r>
          </w:p>
        </w:tc>
        <w:tc>
          <w:tcPr>
            <w:tcW w:w="1907" w:type="dxa"/>
            <w:tcBorders>
              <w:top w:val="nil"/>
              <w:left w:val="nil"/>
              <w:bottom w:val="single" w:sz="4" w:space="0" w:color="auto"/>
              <w:right w:val="single" w:sz="8"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r w:rsidRPr="00567028">
              <w:rPr>
                <w:rFonts w:ascii="Arial" w:hAnsi="Arial" w:cs="Arial"/>
                <w:color w:val="000000"/>
                <w:kern w:val="0"/>
                <w:sz w:val="22"/>
                <w:szCs w:val="22"/>
              </w:rPr>
              <w:t>description</w:t>
            </w:r>
          </w:p>
        </w:tc>
      </w:tr>
      <w:tr w:rsidR="00567028" w:rsidRPr="00567028" w:rsidTr="008A40E4">
        <w:trPr>
          <w:trHeight w:val="285"/>
        </w:trPr>
        <w:tc>
          <w:tcPr>
            <w:tcW w:w="2655" w:type="dxa"/>
            <w:tcBorders>
              <w:top w:val="nil"/>
              <w:left w:val="single" w:sz="8" w:space="0" w:color="auto"/>
              <w:bottom w:val="single" w:sz="4" w:space="0" w:color="auto"/>
              <w:right w:val="single" w:sz="4"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c>
          <w:tcPr>
            <w:tcW w:w="1118" w:type="dxa"/>
            <w:tcBorders>
              <w:top w:val="nil"/>
              <w:left w:val="nil"/>
              <w:bottom w:val="single" w:sz="4" w:space="0" w:color="auto"/>
              <w:right w:val="single" w:sz="4"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p>
        </w:tc>
        <w:tc>
          <w:tcPr>
            <w:tcW w:w="1907" w:type="dxa"/>
            <w:tcBorders>
              <w:top w:val="nil"/>
              <w:left w:val="nil"/>
              <w:bottom w:val="single" w:sz="4" w:space="0" w:color="auto"/>
              <w:right w:val="single" w:sz="8"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r>
      <w:tr w:rsidR="00567028" w:rsidRPr="00567028" w:rsidTr="008A40E4">
        <w:trPr>
          <w:trHeight w:val="285"/>
        </w:trPr>
        <w:tc>
          <w:tcPr>
            <w:tcW w:w="2655" w:type="dxa"/>
            <w:tcBorders>
              <w:top w:val="nil"/>
              <w:left w:val="single" w:sz="8" w:space="0" w:color="auto"/>
              <w:bottom w:val="single" w:sz="4" w:space="0" w:color="auto"/>
              <w:right w:val="single" w:sz="4"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c>
          <w:tcPr>
            <w:tcW w:w="1118" w:type="dxa"/>
            <w:tcBorders>
              <w:top w:val="nil"/>
              <w:left w:val="nil"/>
              <w:bottom w:val="single" w:sz="4" w:space="0" w:color="auto"/>
              <w:right w:val="single" w:sz="4"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p>
        </w:tc>
        <w:tc>
          <w:tcPr>
            <w:tcW w:w="1907" w:type="dxa"/>
            <w:tcBorders>
              <w:top w:val="nil"/>
              <w:left w:val="nil"/>
              <w:bottom w:val="single" w:sz="4" w:space="0" w:color="auto"/>
              <w:right w:val="single" w:sz="8"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r>
      <w:tr w:rsidR="00567028" w:rsidRPr="00567028" w:rsidTr="008A40E4">
        <w:trPr>
          <w:trHeight w:val="285"/>
        </w:trPr>
        <w:tc>
          <w:tcPr>
            <w:tcW w:w="2655" w:type="dxa"/>
            <w:tcBorders>
              <w:top w:val="nil"/>
              <w:left w:val="single" w:sz="8" w:space="0" w:color="auto"/>
              <w:bottom w:val="single" w:sz="4" w:space="0" w:color="auto"/>
              <w:right w:val="single" w:sz="4"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c>
          <w:tcPr>
            <w:tcW w:w="1118" w:type="dxa"/>
            <w:tcBorders>
              <w:top w:val="nil"/>
              <w:left w:val="nil"/>
              <w:bottom w:val="single" w:sz="4" w:space="0" w:color="auto"/>
              <w:right w:val="single" w:sz="4"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p>
        </w:tc>
        <w:tc>
          <w:tcPr>
            <w:tcW w:w="1907" w:type="dxa"/>
            <w:tcBorders>
              <w:top w:val="nil"/>
              <w:left w:val="nil"/>
              <w:bottom w:val="single" w:sz="4" w:space="0" w:color="auto"/>
              <w:right w:val="single" w:sz="8"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r>
      <w:tr w:rsidR="00567028" w:rsidRPr="00567028" w:rsidTr="008A40E4">
        <w:trPr>
          <w:trHeight w:val="285"/>
        </w:trPr>
        <w:tc>
          <w:tcPr>
            <w:tcW w:w="2655" w:type="dxa"/>
            <w:tcBorders>
              <w:top w:val="nil"/>
              <w:left w:val="single" w:sz="8" w:space="0" w:color="auto"/>
              <w:bottom w:val="single" w:sz="4" w:space="0" w:color="auto"/>
              <w:right w:val="single" w:sz="4"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c>
          <w:tcPr>
            <w:tcW w:w="1118" w:type="dxa"/>
            <w:tcBorders>
              <w:top w:val="nil"/>
              <w:left w:val="nil"/>
              <w:bottom w:val="single" w:sz="4" w:space="0" w:color="auto"/>
              <w:right w:val="single" w:sz="4"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p>
        </w:tc>
        <w:tc>
          <w:tcPr>
            <w:tcW w:w="1907" w:type="dxa"/>
            <w:tcBorders>
              <w:top w:val="nil"/>
              <w:left w:val="nil"/>
              <w:bottom w:val="single" w:sz="4" w:space="0" w:color="auto"/>
              <w:right w:val="single" w:sz="8"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r>
      <w:tr w:rsidR="00567028" w:rsidRPr="00567028" w:rsidTr="008A40E4">
        <w:trPr>
          <w:trHeight w:val="285"/>
        </w:trPr>
        <w:tc>
          <w:tcPr>
            <w:tcW w:w="2655" w:type="dxa"/>
            <w:tcBorders>
              <w:top w:val="nil"/>
              <w:left w:val="single" w:sz="8" w:space="0" w:color="auto"/>
              <w:bottom w:val="single" w:sz="4" w:space="0" w:color="auto"/>
              <w:right w:val="single" w:sz="4"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c>
          <w:tcPr>
            <w:tcW w:w="1118" w:type="dxa"/>
            <w:tcBorders>
              <w:top w:val="nil"/>
              <w:left w:val="nil"/>
              <w:bottom w:val="single" w:sz="4" w:space="0" w:color="auto"/>
              <w:right w:val="single" w:sz="4"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p>
        </w:tc>
        <w:tc>
          <w:tcPr>
            <w:tcW w:w="1907" w:type="dxa"/>
            <w:tcBorders>
              <w:top w:val="nil"/>
              <w:left w:val="nil"/>
              <w:bottom w:val="single" w:sz="4" w:space="0" w:color="auto"/>
              <w:right w:val="single" w:sz="8"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r>
      <w:tr w:rsidR="00567028" w:rsidRPr="00567028" w:rsidTr="008A40E4">
        <w:trPr>
          <w:trHeight w:val="285"/>
        </w:trPr>
        <w:tc>
          <w:tcPr>
            <w:tcW w:w="2655" w:type="dxa"/>
            <w:tcBorders>
              <w:top w:val="nil"/>
              <w:left w:val="single" w:sz="8" w:space="0" w:color="auto"/>
              <w:bottom w:val="single" w:sz="4" w:space="0" w:color="auto"/>
              <w:right w:val="single" w:sz="4"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c>
          <w:tcPr>
            <w:tcW w:w="1118" w:type="dxa"/>
            <w:tcBorders>
              <w:top w:val="nil"/>
              <w:left w:val="nil"/>
              <w:bottom w:val="single" w:sz="4" w:space="0" w:color="auto"/>
              <w:right w:val="single" w:sz="4"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p>
        </w:tc>
        <w:tc>
          <w:tcPr>
            <w:tcW w:w="1907" w:type="dxa"/>
            <w:tcBorders>
              <w:top w:val="nil"/>
              <w:left w:val="nil"/>
              <w:bottom w:val="single" w:sz="4" w:space="0" w:color="auto"/>
              <w:right w:val="single" w:sz="8"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r>
      <w:tr w:rsidR="00567028" w:rsidRPr="00567028" w:rsidTr="008A40E4">
        <w:trPr>
          <w:trHeight w:val="300"/>
        </w:trPr>
        <w:tc>
          <w:tcPr>
            <w:tcW w:w="2655" w:type="dxa"/>
            <w:tcBorders>
              <w:top w:val="nil"/>
              <w:left w:val="single" w:sz="8" w:space="0" w:color="auto"/>
              <w:bottom w:val="single" w:sz="8" w:space="0" w:color="auto"/>
              <w:right w:val="single" w:sz="4" w:space="0" w:color="auto"/>
            </w:tcBorders>
            <w:shd w:val="clear" w:color="auto" w:fill="auto"/>
            <w:vAlign w:val="center"/>
            <w:hideMark/>
          </w:tcPr>
          <w:p w:rsidR="00567028" w:rsidRPr="00567028" w:rsidRDefault="00567028" w:rsidP="00A05FC4">
            <w:pPr>
              <w:widowControl/>
              <w:jc w:val="center"/>
              <w:rPr>
                <w:rFonts w:ascii="Arial" w:hAnsi="Arial" w:cs="Arial"/>
                <w:color w:val="000000"/>
                <w:kern w:val="0"/>
                <w:sz w:val="22"/>
                <w:szCs w:val="22"/>
              </w:rPr>
            </w:pPr>
          </w:p>
        </w:tc>
        <w:tc>
          <w:tcPr>
            <w:tcW w:w="1118" w:type="dxa"/>
            <w:tcBorders>
              <w:top w:val="nil"/>
              <w:left w:val="nil"/>
              <w:bottom w:val="single" w:sz="8" w:space="0" w:color="auto"/>
              <w:right w:val="single" w:sz="4" w:space="0" w:color="auto"/>
            </w:tcBorders>
            <w:shd w:val="clear" w:color="auto" w:fill="auto"/>
            <w:noWrap/>
            <w:vAlign w:val="center"/>
            <w:hideMark/>
          </w:tcPr>
          <w:p w:rsidR="00567028" w:rsidRPr="00567028" w:rsidRDefault="00567028" w:rsidP="00A05FC4">
            <w:pPr>
              <w:widowControl/>
              <w:jc w:val="center"/>
              <w:rPr>
                <w:rFonts w:ascii="Arial" w:hAnsi="Arial" w:cs="Arial"/>
                <w:color w:val="000000"/>
                <w:kern w:val="0"/>
                <w:sz w:val="22"/>
                <w:szCs w:val="22"/>
              </w:rPr>
            </w:pPr>
          </w:p>
        </w:tc>
        <w:tc>
          <w:tcPr>
            <w:tcW w:w="1907" w:type="dxa"/>
            <w:tcBorders>
              <w:top w:val="nil"/>
              <w:left w:val="nil"/>
              <w:bottom w:val="single" w:sz="8" w:space="0" w:color="auto"/>
              <w:right w:val="single" w:sz="8" w:space="0" w:color="auto"/>
            </w:tcBorders>
            <w:shd w:val="clear" w:color="auto" w:fill="auto"/>
            <w:vAlign w:val="center"/>
            <w:hideMark/>
          </w:tcPr>
          <w:p w:rsidR="00567028" w:rsidRPr="00567028" w:rsidRDefault="00567028" w:rsidP="00DB44FF">
            <w:pPr>
              <w:keepNext/>
              <w:widowControl/>
              <w:jc w:val="center"/>
              <w:rPr>
                <w:rFonts w:ascii="Arial" w:hAnsi="Arial" w:cs="Arial"/>
                <w:color w:val="000000"/>
                <w:kern w:val="0"/>
                <w:sz w:val="22"/>
                <w:szCs w:val="22"/>
              </w:rPr>
            </w:pPr>
          </w:p>
        </w:tc>
      </w:tr>
    </w:tbl>
    <w:p w:rsidR="00483414" w:rsidRDefault="00DB44FF" w:rsidP="00483414">
      <w:pPr>
        <w:pStyle w:val="af"/>
        <w:rPr>
          <w:rFonts w:ascii="Arial" w:hAnsi="Arial" w:cs="Arial"/>
        </w:rPr>
      </w:pPr>
      <w:r w:rsidRPr="00DB44FF">
        <w:rPr>
          <w:rFonts w:ascii="Arial" w:hAnsi="Arial" w:cs="Arial"/>
        </w:rPr>
        <w:t xml:space="preserve">Table </w:t>
      </w:r>
      <w:r w:rsidR="00074B78" w:rsidRPr="00DB44FF">
        <w:rPr>
          <w:rFonts w:ascii="Arial" w:hAnsi="Arial" w:cs="Arial"/>
        </w:rPr>
        <w:fldChar w:fldCharType="begin"/>
      </w:r>
      <w:r w:rsidRPr="00DB44FF">
        <w:rPr>
          <w:rFonts w:ascii="Arial" w:hAnsi="Arial" w:cs="Arial"/>
        </w:rPr>
        <w:instrText xml:space="preserve"> SEQ Table \* ARABIC </w:instrText>
      </w:r>
      <w:r w:rsidR="00074B78" w:rsidRPr="00DB44FF">
        <w:rPr>
          <w:rFonts w:ascii="Arial" w:hAnsi="Arial" w:cs="Arial"/>
        </w:rPr>
        <w:fldChar w:fldCharType="separate"/>
      </w:r>
      <w:r w:rsidR="006F0941">
        <w:rPr>
          <w:rFonts w:ascii="Arial" w:hAnsi="Arial" w:cs="Arial"/>
          <w:noProof/>
        </w:rPr>
        <w:t>16</w:t>
      </w:r>
      <w:r w:rsidR="00074B78" w:rsidRPr="00DB44FF">
        <w:rPr>
          <w:rFonts w:ascii="Arial" w:hAnsi="Arial" w:cs="Arial"/>
        </w:rPr>
        <w:fldChar w:fldCharType="end"/>
      </w:r>
    </w:p>
    <w:p w:rsidR="00DB44FF" w:rsidRDefault="00DB44FF" w:rsidP="00E50698">
      <w:pPr>
        <w:rPr>
          <w:rFonts w:ascii="Arial" w:hAnsi="Arial" w:cs="Arial"/>
        </w:rPr>
      </w:pPr>
    </w:p>
    <w:tbl>
      <w:tblPr>
        <w:tblW w:w="4920" w:type="dxa"/>
        <w:tblInd w:w="1703" w:type="dxa"/>
        <w:tblLook w:val="04A0"/>
      </w:tblPr>
      <w:tblGrid>
        <w:gridCol w:w="649"/>
        <w:gridCol w:w="2429"/>
        <w:gridCol w:w="963"/>
        <w:gridCol w:w="879"/>
      </w:tblGrid>
      <w:tr w:rsidR="008A40E4" w:rsidRPr="00D81C64" w:rsidTr="00474CB1">
        <w:trPr>
          <w:trHeight w:val="300"/>
        </w:trPr>
        <w:tc>
          <w:tcPr>
            <w:tcW w:w="49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BSD</w:t>
            </w:r>
            <w:r w:rsidRPr="00D81C64">
              <w:rPr>
                <w:rFonts w:ascii="Arial" w:hAnsi="Arial" w:cs="Arial"/>
                <w:color w:val="000000"/>
                <w:kern w:val="0"/>
                <w:sz w:val="22"/>
                <w:szCs w:val="22"/>
              </w:rPr>
              <w:t xml:space="preserve"> Test Condition</w:t>
            </w:r>
          </w:p>
        </w:tc>
      </w:tr>
      <w:tr w:rsidR="008A40E4" w:rsidRPr="00D81C64" w:rsidTr="00474CB1">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No.</w:t>
            </w:r>
          </w:p>
        </w:tc>
        <w:tc>
          <w:tcPr>
            <w:tcW w:w="242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item</w:t>
            </w:r>
          </w:p>
        </w:tc>
        <w:tc>
          <w:tcPr>
            <w:tcW w:w="963"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value</w:t>
            </w:r>
          </w:p>
        </w:tc>
        <w:tc>
          <w:tcPr>
            <w:tcW w:w="87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unit</w:t>
            </w:r>
          </w:p>
        </w:tc>
      </w:tr>
      <w:tr w:rsidR="008A40E4"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1</w:t>
            </w:r>
          </w:p>
        </w:tc>
        <w:tc>
          <w:tcPr>
            <w:tcW w:w="242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T</w:t>
            </w:r>
            <w:r w:rsidRPr="00D81C64">
              <w:rPr>
                <w:rFonts w:ascii="Arial" w:hAnsi="Arial" w:cs="Arial"/>
                <w:color w:val="000000"/>
                <w:kern w:val="0"/>
                <w:sz w:val="22"/>
                <w:szCs w:val="22"/>
              </w:rPr>
              <w:t>est frequency</w:t>
            </w:r>
          </w:p>
        </w:tc>
        <w:tc>
          <w:tcPr>
            <w:tcW w:w="963"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8A40E4"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2</w:t>
            </w:r>
          </w:p>
        </w:tc>
        <w:tc>
          <w:tcPr>
            <w:tcW w:w="242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8A40E4"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3</w:t>
            </w:r>
          </w:p>
        </w:tc>
        <w:tc>
          <w:tcPr>
            <w:tcW w:w="242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8A40E4" w:rsidRPr="00D81C64" w:rsidTr="00474CB1">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4</w:t>
            </w:r>
          </w:p>
        </w:tc>
        <w:tc>
          <w:tcPr>
            <w:tcW w:w="242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p>
        </w:tc>
        <w:tc>
          <w:tcPr>
            <w:tcW w:w="963"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8A40E4" w:rsidRPr="00D81C64" w:rsidRDefault="008A40E4" w:rsidP="00F91122">
            <w:pPr>
              <w:keepNext/>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bl>
    <w:p w:rsidR="008A40E4" w:rsidRPr="00F91122" w:rsidRDefault="00F91122" w:rsidP="00F91122">
      <w:pPr>
        <w:pStyle w:val="af"/>
        <w:rPr>
          <w:rFonts w:ascii="Arial" w:hAnsi="Arial" w:cs="Arial"/>
        </w:rPr>
      </w:pPr>
      <w:r w:rsidRPr="00F91122">
        <w:rPr>
          <w:rFonts w:ascii="Arial" w:hAnsi="Arial" w:cs="Arial"/>
        </w:rPr>
        <w:t xml:space="preserve">Table </w:t>
      </w:r>
      <w:r w:rsidR="00074B78" w:rsidRPr="00F91122">
        <w:rPr>
          <w:rFonts w:ascii="Arial" w:hAnsi="Arial" w:cs="Arial"/>
        </w:rPr>
        <w:fldChar w:fldCharType="begin"/>
      </w:r>
      <w:r w:rsidRPr="00F91122">
        <w:rPr>
          <w:rFonts w:ascii="Arial" w:hAnsi="Arial" w:cs="Arial"/>
        </w:rPr>
        <w:instrText xml:space="preserve"> SEQ Table \* ARABIC </w:instrText>
      </w:r>
      <w:r w:rsidR="00074B78" w:rsidRPr="00F91122">
        <w:rPr>
          <w:rFonts w:ascii="Arial" w:hAnsi="Arial" w:cs="Arial"/>
        </w:rPr>
        <w:fldChar w:fldCharType="separate"/>
      </w:r>
      <w:r w:rsidR="006F0941">
        <w:rPr>
          <w:rFonts w:ascii="Arial" w:hAnsi="Arial" w:cs="Arial"/>
          <w:noProof/>
        </w:rPr>
        <w:t>17</w:t>
      </w:r>
      <w:r w:rsidR="00074B78" w:rsidRPr="00F91122">
        <w:rPr>
          <w:rFonts w:ascii="Arial" w:hAnsi="Arial" w:cs="Arial"/>
        </w:rPr>
        <w:fldChar w:fldCharType="end"/>
      </w:r>
    </w:p>
    <w:p w:rsidR="00F91122" w:rsidRDefault="00F91122" w:rsidP="00E50698">
      <w:pPr>
        <w:rPr>
          <w:rFonts w:ascii="Arial" w:hAnsi="Arial" w:cs="Arial"/>
        </w:rPr>
      </w:pPr>
    </w:p>
    <w:p w:rsidR="00F91122" w:rsidRPr="00EA2582" w:rsidRDefault="00F91122" w:rsidP="00E50698">
      <w:pPr>
        <w:rPr>
          <w:rFonts w:ascii="Arial" w:hAnsi="Arial" w:cs="Arial"/>
          <w:sz w:val="22"/>
          <w:szCs w:val="22"/>
        </w:rPr>
      </w:pPr>
      <w:r w:rsidRPr="00EA2582">
        <w:rPr>
          <w:rFonts w:ascii="Arial" w:hAnsi="Arial" w:cs="Arial"/>
          <w:b/>
          <w:sz w:val="22"/>
          <w:szCs w:val="22"/>
        </w:rPr>
        <w:t>Test Methods:</w:t>
      </w:r>
    </w:p>
    <w:p w:rsidR="00E50698" w:rsidRPr="00EA2582" w:rsidRDefault="00E50698" w:rsidP="00E50698">
      <w:pPr>
        <w:rPr>
          <w:rFonts w:ascii="Arial" w:hAnsi="Arial" w:cs="Arial"/>
          <w:sz w:val="22"/>
          <w:szCs w:val="22"/>
        </w:rPr>
      </w:pPr>
      <w:r w:rsidRPr="00EA2582">
        <w:rPr>
          <w:rFonts w:ascii="Arial" w:hAnsi="Arial" w:cs="Arial"/>
          <w:sz w:val="22"/>
          <w:szCs w:val="22"/>
        </w:rPr>
        <w:t>Run BSD pattern to check the function of digital input/output pins</w:t>
      </w:r>
    </w:p>
    <w:p w:rsidR="00E50698" w:rsidRPr="00EA2582" w:rsidRDefault="00E50698" w:rsidP="00E50698">
      <w:pPr>
        <w:rPr>
          <w:rFonts w:ascii="Arial" w:hAnsi="Arial" w:cs="Arial"/>
          <w:sz w:val="22"/>
          <w:szCs w:val="22"/>
        </w:rPr>
      </w:pPr>
    </w:p>
    <w:p w:rsidR="00E50698" w:rsidRPr="00EA2582" w:rsidRDefault="00E50698" w:rsidP="00E50698">
      <w:pPr>
        <w:rPr>
          <w:rFonts w:ascii="Arial" w:hAnsi="Arial" w:cs="Arial"/>
          <w:sz w:val="22"/>
          <w:szCs w:val="22"/>
        </w:rPr>
      </w:pPr>
      <w:r w:rsidRPr="00EA2582">
        <w:rPr>
          <w:rFonts w:ascii="Arial" w:hAnsi="Arial" w:cs="Arial"/>
          <w:sz w:val="22"/>
          <w:szCs w:val="22"/>
        </w:rPr>
        <w:t>For 3.3v IO</w:t>
      </w:r>
    </w:p>
    <w:p w:rsidR="00E50698" w:rsidRPr="00EA2582" w:rsidRDefault="008F0732" w:rsidP="00E50698">
      <w:pPr>
        <w:rPr>
          <w:rFonts w:ascii="Arial" w:hAnsi="Arial" w:cs="Arial"/>
          <w:sz w:val="22"/>
          <w:szCs w:val="22"/>
        </w:rPr>
      </w:pPr>
      <w:r w:rsidRPr="00EA2582">
        <w:rPr>
          <w:rFonts w:ascii="Arial" w:hAnsi="Arial" w:cs="Arial"/>
          <w:sz w:val="22"/>
          <w:szCs w:val="22"/>
        </w:rPr>
        <w:t>VOH: 2.3</w:t>
      </w:r>
      <w:r w:rsidR="00E50698" w:rsidRPr="00EA2582">
        <w:rPr>
          <w:rFonts w:ascii="Arial" w:hAnsi="Arial" w:cs="Arial"/>
          <w:sz w:val="22"/>
          <w:szCs w:val="22"/>
        </w:rPr>
        <w:t>1v</w:t>
      </w:r>
    </w:p>
    <w:p w:rsidR="00E50698" w:rsidRPr="00EA2582" w:rsidRDefault="00E50698" w:rsidP="00E50698">
      <w:pPr>
        <w:rPr>
          <w:rFonts w:ascii="Arial" w:hAnsi="Arial" w:cs="Arial"/>
          <w:sz w:val="22"/>
          <w:szCs w:val="22"/>
        </w:rPr>
      </w:pPr>
      <w:r w:rsidRPr="00EA2582">
        <w:rPr>
          <w:rFonts w:ascii="Arial" w:hAnsi="Arial" w:cs="Arial"/>
          <w:sz w:val="22"/>
          <w:szCs w:val="22"/>
        </w:rPr>
        <w:t>VOL: 0.99v</w:t>
      </w:r>
    </w:p>
    <w:p w:rsidR="00E50698" w:rsidRPr="00EA2582" w:rsidRDefault="00E50698" w:rsidP="00E50698">
      <w:pPr>
        <w:rPr>
          <w:rFonts w:ascii="Arial" w:hAnsi="Arial" w:cs="Arial"/>
          <w:sz w:val="22"/>
          <w:szCs w:val="22"/>
        </w:rPr>
      </w:pPr>
    </w:p>
    <w:p w:rsidR="004A6B6C" w:rsidRDefault="004A6B6C" w:rsidP="00E50698">
      <w:pPr>
        <w:rPr>
          <w:rFonts w:ascii="Arial" w:hAnsi="Arial" w:cs="Arial"/>
        </w:rPr>
      </w:pPr>
      <w:r>
        <w:rPr>
          <w:rFonts w:ascii="Arial" w:hAnsi="Arial" w:cs="Arial" w:hint="eastAsia"/>
        </w:rPr>
        <w:t xml:space="preserve">Test pattern: </w:t>
      </w:r>
    </w:p>
    <w:p w:rsidR="00E50698" w:rsidRDefault="00E50698" w:rsidP="00E50698">
      <w:pPr>
        <w:rPr>
          <w:rFonts w:ascii="Arial" w:hAnsi="Arial" w:cs="Arial"/>
        </w:rPr>
      </w:pPr>
    </w:p>
    <w:p w:rsidR="00A22E9F" w:rsidRDefault="00A22E9F" w:rsidP="00D16B23">
      <w:pPr>
        <w:pStyle w:val="2"/>
      </w:pPr>
      <w:bookmarkStart w:id="39" w:name="_Toc491167898"/>
      <w:r>
        <w:rPr>
          <w:rFonts w:hint="eastAsia"/>
        </w:rPr>
        <w:lastRenderedPageBreak/>
        <w:t>VIH/VIL/VOH/VOL test</w:t>
      </w:r>
      <w:bookmarkEnd w:id="39"/>
    </w:p>
    <w:p w:rsidR="00A22E9F" w:rsidRDefault="00A22E9F" w:rsidP="00A22E9F">
      <w:pPr>
        <w:pStyle w:val="3"/>
      </w:pPr>
      <w:bookmarkStart w:id="40" w:name="_Toc491167899"/>
      <w:r>
        <w:rPr>
          <w:rFonts w:hint="eastAsia"/>
        </w:rPr>
        <w:t>VIH/VIL test</w:t>
      </w:r>
      <w:bookmarkEnd w:id="40"/>
    </w:p>
    <w:tbl>
      <w:tblPr>
        <w:tblW w:w="5091" w:type="dxa"/>
        <w:tblInd w:w="1703" w:type="dxa"/>
        <w:tblLook w:val="04A0"/>
      </w:tblPr>
      <w:tblGrid>
        <w:gridCol w:w="649"/>
        <w:gridCol w:w="2429"/>
        <w:gridCol w:w="1134"/>
        <w:gridCol w:w="879"/>
      </w:tblGrid>
      <w:tr w:rsidR="009E68A6" w:rsidRPr="00D81C64" w:rsidTr="00423B66">
        <w:trPr>
          <w:trHeight w:val="300"/>
        </w:trPr>
        <w:tc>
          <w:tcPr>
            <w:tcW w:w="509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VIH/VIL</w:t>
            </w:r>
            <w:r w:rsidR="006F0ACF">
              <w:rPr>
                <w:rFonts w:ascii="Arial" w:hAnsi="Arial" w:cs="Arial" w:hint="eastAsia"/>
                <w:color w:val="000000"/>
                <w:kern w:val="0"/>
                <w:sz w:val="22"/>
                <w:szCs w:val="22"/>
              </w:rPr>
              <w:t>/VOH/VOL</w:t>
            </w:r>
            <w:r w:rsidRPr="00D81C64">
              <w:rPr>
                <w:rFonts w:ascii="Arial" w:hAnsi="Arial" w:cs="Arial"/>
                <w:color w:val="000000"/>
                <w:kern w:val="0"/>
                <w:sz w:val="22"/>
                <w:szCs w:val="22"/>
              </w:rPr>
              <w:t xml:space="preserve"> Test Condition</w:t>
            </w:r>
          </w:p>
        </w:tc>
      </w:tr>
      <w:tr w:rsidR="009E68A6" w:rsidRPr="00D81C64" w:rsidTr="00423B66">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No.</w:t>
            </w:r>
          </w:p>
        </w:tc>
        <w:tc>
          <w:tcPr>
            <w:tcW w:w="2429"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item</w:t>
            </w:r>
          </w:p>
        </w:tc>
        <w:tc>
          <w:tcPr>
            <w:tcW w:w="1134"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value</w:t>
            </w:r>
          </w:p>
        </w:tc>
        <w:tc>
          <w:tcPr>
            <w:tcW w:w="879"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unit</w:t>
            </w:r>
          </w:p>
        </w:tc>
      </w:tr>
      <w:tr w:rsidR="009E68A6" w:rsidRPr="00D81C64" w:rsidTr="00423B66">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1</w:t>
            </w:r>
          </w:p>
        </w:tc>
        <w:tc>
          <w:tcPr>
            <w:tcW w:w="2429"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T</w:t>
            </w:r>
            <w:r w:rsidRPr="00D81C64">
              <w:rPr>
                <w:rFonts w:ascii="Arial" w:hAnsi="Arial" w:cs="Arial"/>
                <w:color w:val="000000"/>
                <w:kern w:val="0"/>
                <w:sz w:val="22"/>
                <w:szCs w:val="22"/>
              </w:rPr>
              <w:t>est frequency</w:t>
            </w:r>
          </w:p>
        </w:tc>
        <w:tc>
          <w:tcPr>
            <w:tcW w:w="1134"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9E68A6" w:rsidRPr="00D81C64" w:rsidTr="00423B66">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2</w:t>
            </w:r>
          </w:p>
        </w:tc>
        <w:tc>
          <w:tcPr>
            <w:tcW w:w="2429"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p>
        </w:tc>
        <w:tc>
          <w:tcPr>
            <w:tcW w:w="1134"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423B66" w:rsidRPr="00D81C64" w:rsidTr="00423B66">
        <w:trPr>
          <w:trHeight w:val="285"/>
        </w:trPr>
        <w:tc>
          <w:tcPr>
            <w:tcW w:w="649" w:type="dxa"/>
            <w:tcBorders>
              <w:top w:val="nil"/>
              <w:left w:val="single" w:sz="4" w:space="0" w:color="auto"/>
              <w:bottom w:val="single" w:sz="4" w:space="0" w:color="auto"/>
              <w:right w:val="single" w:sz="4" w:space="0" w:color="auto"/>
            </w:tcBorders>
            <w:shd w:val="clear" w:color="auto" w:fill="auto"/>
            <w:noWrap/>
            <w:vAlign w:val="center"/>
            <w:hideMark/>
          </w:tcPr>
          <w:p w:rsidR="00423B66" w:rsidRPr="00D81C64" w:rsidRDefault="00423B6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3</w:t>
            </w:r>
          </w:p>
        </w:tc>
        <w:tc>
          <w:tcPr>
            <w:tcW w:w="2429" w:type="dxa"/>
            <w:tcBorders>
              <w:top w:val="nil"/>
              <w:left w:val="nil"/>
              <w:bottom w:val="single" w:sz="4" w:space="0" w:color="auto"/>
              <w:right w:val="single" w:sz="4" w:space="0" w:color="auto"/>
            </w:tcBorders>
            <w:shd w:val="clear" w:color="auto" w:fill="auto"/>
            <w:noWrap/>
            <w:vAlign w:val="center"/>
            <w:hideMark/>
          </w:tcPr>
          <w:p w:rsidR="00423B66" w:rsidRPr="00D81C64" w:rsidRDefault="00423B66" w:rsidP="00474CB1">
            <w:pPr>
              <w:widowControl/>
              <w:jc w:val="center"/>
              <w:rPr>
                <w:rFonts w:ascii="Arial" w:hAnsi="Arial" w:cs="Arial"/>
                <w:color w:val="000000"/>
                <w:kern w:val="0"/>
                <w:sz w:val="22"/>
                <w:szCs w:val="22"/>
              </w:rPr>
            </w:pPr>
          </w:p>
        </w:tc>
        <w:tc>
          <w:tcPr>
            <w:tcW w:w="1134" w:type="dxa"/>
            <w:tcBorders>
              <w:top w:val="nil"/>
              <w:left w:val="nil"/>
              <w:bottom w:val="single" w:sz="4" w:space="0" w:color="auto"/>
              <w:right w:val="single" w:sz="4" w:space="0" w:color="auto"/>
            </w:tcBorders>
            <w:shd w:val="clear" w:color="auto" w:fill="auto"/>
            <w:noWrap/>
            <w:vAlign w:val="bottom"/>
            <w:hideMark/>
          </w:tcPr>
          <w:p w:rsidR="00423B66" w:rsidRPr="00D81C64" w:rsidRDefault="00423B66" w:rsidP="006F0ACF">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center"/>
            <w:hideMark/>
          </w:tcPr>
          <w:p w:rsidR="00423B66" w:rsidRPr="00D81C64" w:rsidRDefault="00423B6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9E68A6" w:rsidRPr="00D81C64" w:rsidTr="00423B66">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4</w:t>
            </w:r>
          </w:p>
        </w:tc>
        <w:tc>
          <w:tcPr>
            <w:tcW w:w="2429"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p>
        </w:tc>
        <w:tc>
          <w:tcPr>
            <w:tcW w:w="1134"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9E68A6" w:rsidRPr="00D81C64" w:rsidRDefault="009E68A6" w:rsidP="009E68A6">
            <w:pPr>
              <w:keepNext/>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bl>
    <w:p w:rsidR="009E68A6" w:rsidRPr="009E68A6" w:rsidRDefault="009E68A6" w:rsidP="009E68A6">
      <w:pPr>
        <w:pStyle w:val="af"/>
        <w:rPr>
          <w:rFonts w:ascii="Arial" w:hAnsi="Arial" w:cs="Arial"/>
        </w:rPr>
      </w:pPr>
      <w:r w:rsidRPr="009E68A6">
        <w:rPr>
          <w:rFonts w:ascii="Arial" w:hAnsi="Arial" w:cs="Arial"/>
        </w:rPr>
        <w:t xml:space="preserve">Table </w:t>
      </w:r>
      <w:r w:rsidR="00074B78" w:rsidRPr="009E68A6">
        <w:rPr>
          <w:rFonts w:ascii="Arial" w:hAnsi="Arial" w:cs="Arial"/>
        </w:rPr>
        <w:fldChar w:fldCharType="begin"/>
      </w:r>
      <w:r w:rsidRPr="009E68A6">
        <w:rPr>
          <w:rFonts w:ascii="Arial" w:hAnsi="Arial" w:cs="Arial"/>
        </w:rPr>
        <w:instrText xml:space="preserve"> SEQ Table \* ARABIC </w:instrText>
      </w:r>
      <w:r w:rsidR="00074B78" w:rsidRPr="009E68A6">
        <w:rPr>
          <w:rFonts w:ascii="Arial" w:hAnsi="Arial" w:cs="Arial"/>
        </w:rPr>
        <w:fldChar w:fldCharType="separate"/>
      </w:r>
      <w:r w:rsidR="006F0941">
        <w:rPr>
          <w:rFonts w:ascii="Arial" w:hAnsi="Arial" w:cs="Arial"/>
          <w:noProof/>
        </w:rPr>
        <w:t>18</w:t>
      </w:r>
      <w:r w:rsidR="00074B78" w:rsidRPr="009E68A6">
        <w:rPr>
          <w:rFonts w:ascii="Arial" w:hAnsi="Arial" w:cs="Arial"/>
        </w:rPr>
        <w:fldChar w:fldCharType="end"/>
      </w:r>
    </w:p>
    <w:p w:rsidR="009E68A6" w:rsidRDefault="009E68A6" w:rsidP="00C83A30">
      <w:pPr>
        <w:rPr>
          <w:rFonts w:ascii="Arial" w:hAnsi="Arial" w:cs="Arial"/>
          <w:b/>
        </w:rPr>
      </w:pPr>
    </w:p>
    <w:p w:rsidR="009E68A6" w:rsidRPr="00EA2582" w:rsidRDefault="009E68A6" w:rsidP="00C83A30">
      <w:pPr>
        <w:rPr>
          <w:rFonts w:ascii="Arial" w:hAnsi="Arial" w:cs="Arial"/>
          <w:sz w:val="22"/>
          <w:szCs w:val="22"/>
        </w:rPr>
      </w:pPr>
      <w:r w:rsidRPr="00EA2582">
        <w:rPr>
          <w:rFonts w:ascii="Arial" w:hAnsi="Arial" w:cs="Arial"/>
          <w:b/>
          <w:sz w:val="22"/>
          <w:szCs w:val="22"/>
        </w:rPr>
        <w:t>Test Methods:</w:t>
      </w:r>
    </w:p>
    <w:p w:rsidR="009A4F38" w:rsidRPr="00EA2582" w:rsidRDefault="009A4F38" w:rsidP="00C83A30">
      <w:pPr>
        <w:rPr>
          <w:rFonts w:ascii="Arial" w:hAnsi="Arial" w:cs="Arial"/>
          <w:sz w:val="22"/>
          <w:szCs w:val="22"/>
        </w:rPr>
      </w:pPr>
      <w:r w:rsidRPr="00EA2582">
        <w:rPr>
          <w:rFonts w:ascii="Arial" w:hAnsi="Arial" w:cs="Arial"/>
          <w:sz w:val="22"/>
          <w:szCs w:val="22"/>
        </w:rPr>
        <w:t>For 3.3v IO:</w:t>
      </w:r>
    </w:p>
    <w:p w:rsidR="00C83A30" w:rsidRPr="00EA2582" w:rsidRDefault="00C83A30" w:rsidP="00C83A30">
      <w:pPr>
        <w:rPr>
          <w:rFonts w:ascii="Arial" w:hAnsi="Arial" w:cs="Arial"/>
          <w:sz w:val="22"/>
          <w:szCs w:val="22"/>
        </w:rPr>
      </w:pPr>
      <w:r w:rsidRPr="00EA2582">
        <w:rPr>
          <w:rFonts w:ascii="Arial" w:hAnsi="Arial" w:cs="Arial"/>
          <w:sz w:val="22"/>
          <w:szCs w:val="22"/>
        </w:rPr>
        <w:t xml:space="preserve">Input </w:t>
      </w:r>
      <w:r w:rsidR="00C439FF">
        <w:rPr>
          <w:rFonts w:ascii="Arial" w:hAnsi="Arial" w:cs="Arial" w:hint="eastAsia"/>
          <w:sz w:val="22"/>
          <w:szCs w:val="22"/>
        </w:rPr>
        <w:t>VDDIO</w:t>
      </w:r>
      <w:r w:rsidRPr="00EA2582">
        <w:rPr>
          <w:rFonts w:ascii="Arial" w:hAnsi="Arial" w:cs="Arial"/>
          <w:sz w:val="22"/>
          <w:szCs w:val="22"/>
        </w:rPr>
        <w:t xml:space="preserve">*70% as “1” and </w:t>
      </w:r>
      <w:r w:rsidR="00C439FF">
        <w:rPr>
          <w:rFonts w:ascii="Arial" w:hAnsi="Arial" w:cs="Arial" w:hint="eastAsia"/>
          <w:sz w:val="22"/>
          <w:szCs w:val="22"/>
        </w:rPr>
        <w:t>VDDIO</w:t>
      </w:r>
      <w:r w:rsidRPr="00EA2582">
        <w:rPr>
          <w:rFonts w:ascii="Arial" w:hAnsi="Arial" w:cs="Arial"/>
          <w:sz w:val="22"/>
          <w:szCs w:val="22"/>
        </w:rPr>
        <w:t>*30% as “0” to input pins, run the test pattern, check the output is correct or not.</w:t>
      </w:r>
    </w:p>
    <w:p w:rsidR="00784DB0" w:rsidRDefault="00784DB0" w:rsidP="00C83A30">
      <w:pPr>
        <w:rPr>
          <w:rFonts w:ascii="Arial" w:hAnsi="Arial" w:cs="Arial"/>
          <w:sz w:val="22"/>
          <w:szCs w:val="22"/>
        </w:rPr>
      </w:pPr>
      <w:r>
        <w:rPr>
          <w:rFonts w:ascii="Arial" w:hAnsi="Arial" w:cs="Arial" w:hint="eastAsia"/>
          <w:sz w:val="22"/>
          <w:szCs w:val="22"/>
        </w:rPr>
        <w:t>DPS voltage: 2.97v/3.63v</w:t>
      </w:r>
    </w:p>
    <w:p w:rsidR="00C83A30" w:rsidRPr="00EA2582" w:rsidRDefault="00C83A30" w:rsidP="00C83A30">
      <w:pPr>
        <w:rPr>
          <w:rFonts w:ascii="Arial" w:hAnsi="Arial" w:cs="Arial"/>
          <w:sz w:val="22"/>
          <w:szCs w:val="22"/>
        </w:rPr>
      </w:pPr>
      <w:r w:rsidRPr="00EA2582">
        <w:rPr>
          <w:rFonts w:ascii="Arial" w:hAnsi="Arial" w:cs="Arial"/>
          <w:sz w:val="22"/>
          <w:szCs w:val="22"/>
        </w:rPr>
        <w:t xml:space="preserve">Test limit: </w:t>
      </w:r>
    </w:p>
    <w:p w:rsidR="00C83A30" w:rsidRPr="00EA2582" w:rsidRDefault="00FD5044" w:rsidP="00C83A30">
      <w:pPr>
        <w:rPr>
          <w:rFonts w:ascii="Arial" w:hAnsi="Arial" w:cs="Arial"/>
          <w:sz w:val="22"/>
          <w:szCs w:val="22"/>
        </w:rPr>
      </w:pPr>
      <w:r w:rsidRPr="00EA2582">
        <w:rPr>
          <w:rFonts w:ascii="Arial" w:hAnsi="Arial" w:cs="Arial"/>
          <w:sz w:val="22"/>
          <w:szCs w:val="22"/>
        </w:rPr>
        <w:t>VOH:</w:t>
      </w:r>
    </w:p>
    <w:p w:rsidR="00C83A30" w:rsidRPr="00EA2582" w:rsidRDefault="00C83A30" w:rsidP="00C83A30">
      <w:pPr>
        <w:rPr>
          <w:rFonts w:ascii="Arial" w:hAnsi="Arial" w:cs="Arial"/>
          <w:sz w:val="22"/>
          <w:szCs w:val="22"/>
        </w:rPr>
      </w:pPr>
      <w:r w:rsidRPr="00EA2582">
        <w:rPr>
          <w:rFonts w:ascii="Arial" w:hAnsi="Arial" w:cs="Arial"/>
          <w:sz w:val="22"/>
          <w:szCs w:val="22"/>
        </w:rPr>
        <w:t xml:space="preserve">VOL: </w:t>
      </w:r>
    </w:p>
    <w:p w:rsidR="00C10A8C" w:rsidRDefault="00C10A8C">
      <w:pPr>
        <w:widowControl/>
        <w:jc w:val="left"/>
        <w:rPr>
          <w:rFonts w:ascii="Arial" w:hAnsi="Arial" w:cs="Arial"/>
          <w:sz w:val="22"/>
          <w:szCs w:val="22"/>
        </w:rPr>
      </w:pPr>
      <w:r>
        <w:rPr>
          <w:rFonts w:ascii="Arial" w:hAnsi="Arial" w:cs="Arial"/>
          <w:sz w:val="22"/>
          <w:szCs w:val="22"/>
        </w:rPr>
        <w:br w:type="page"/>
      </w:r>
    </w:p>
    <w:p w:rsidR="00B94891" w:rsidRDefault="00B94891" w:rsidP="009A4F38">
      <w:pPr>
        <w:rPr>
          <w:rFonts w:ascii="Arial" w:hAnsi="Arial" w:cs="Arial"/>
          <w:sz w:val="22"/>
          <w:szCs w:val="22"/>
        </w:rPr>
      </w:pPr>
    </w:p>
    <w:p w:rsidR="00483414" w:rsidRDefault="00B770DE" w:rsidP="00483414">
      <w:pPr>
        <w:jc w:val="center"/>
        <w:rPr>
          <w:rFonts w:ascii="Arial" w:hAnsi="Arial" w:cs="Arial"/>
          <w:b/>
        </w:rPr>
      </w:pPr>
      <w:r w:rsidRPr="00B770DE">
        <w:rPr>
          <w:rFonts w:ascii="Arial" w:hAnsi="Arial" w:cs="Arial" w:hint="eastAsia"/>
          <w:b/>
          <w:sz w:val="22"/>
          <w:szCs w:val="22"/>
        </w:rPr>
        <w:t>Input pin list</w:t>
      </w:r>
    </w:p>
    <w:tbl>
      <w:tblPr>
        <w:tblW w:w="7296" w:type="dxa"/>
        <w:jc w:val="center"/>
        <w:tblInd w:w="2449" w:type="dxa"/>
        <w:tblLook w:val="04A0"/>
      </w:tblPr>
      <w:tblGrid>
        <w:gridCol w:w="629"/>
        <w:gridCol w:w="2111"/>
        <w:gridCol w:w="1291"/>
        <w:gridCol w:w="1134"/>
        <w:gridCol w:w="2131"/>
      </w:tblGrid>
      <w:tr w:rsidR="00FF0562" w:rsidRPr="00B94891" w:rsidTr="00C10A8C">
        <w:trPr>
          <w:trHeight w:val="285"/>
          <w:tblHeader/>
          <w:jc w:val="center"/>
        </w:trPr>
        <w:tc>
          <w:tcPr>
            <w:tcW w:w="6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F0562" w:rsidRPr="00B94891" w:rsidRDefault="00FF0562" w:rsidP="00C10A8C">
            <w:pPr>
              <w:widowControl/>
              <w:jc w:val="center"/>
              <w:rPr>
                <w:rFonts w:ascii="Arial" w:hAnsi="Arial" w:cs="Arial"/>
                <w:kern w:val="0"/>
                <w:sz w:val="22"/>
                <w:szCs w:val="22"/>
              </w:rPr>
            </w:pPr>
            <w:r w:rsidRPr="00B94891">
              <w:rPr>
                <w:rFonts w:ascii="Arial" w:hAnsi="Arial" w:cs="Arial"/>
                <w:kern w:val="0"/>
                <w:sz w:val="22"/>
                <w:szCs w:val="22"/>
              </w:rPr>
              <w:t>No.</w:t>
            </w:r>
          </w:p>
        </w:tc>
        <w:tc>
          <w:tcPr>
            <w:tcW w:w="2111" w:type="dxa"/>
            <w:tcBorders>
              <w:top w:val="single" w:sz="4" w:space="0" w:color="auto"/>
              <w:left w:val="nil"/>
              <w:bottom w:val="single" w:sz="4" w:space="0" w:color="auto"/>
              <w:right w:val="single" w:sz="4" w:space="0" w:color="auto"/>
            </w:tcBorders>
            <w:shd w:val="clear" w:color="auto" w:fill="auto"/>
            <w:noWrap/>
            <w:vAlign w:val="center"/>
            <w:hideMark/>
          </w:tcPr>
          <w:p w:rsidR="00234B38" w:rsidRDefault="00FF0562">
            <w:pPr>
              <w:widowControl/>
              <w:jc w:val="center"/>
              <w:rPr>
                <w:rFonts w:ascii="Arial" w:hAnsi="Arial" w:cs="Arial"/>
                <w:kern w:val="0"/>
                <w:sz w:val="22"/>
                <w:szCs w:val="22"/>
              </w:rPr>
            </w:pPr>
            <w:r w:rsidRPr="00B94891">
              <w:rPr>
                <w:rFonts w:ascii="Arial" w:hAnsi="Arial" w:cs="Arial"/>
                <w:kern w:val="0"/>
                <w:sz w:val="22"/>
                <w:szCs w:val="22"/>
              </w:rPr>
              <w:t>Pin name</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rsidR="00234B38" w:rsidRDefault="00FF0562">
            <w:pPr>
              <w:widowControl/>
              <w:jc w:val="center"/>
              <w:rPr>
                <w:rFonts w:ascii="Arial" w:hAnsi="Arial" w:cs="Arial"/>
                <w:kern w:val="0"/>
                <w:sz w:val="22"/>
                <w:szCs w:val="22"/>
              </w:rPr>
            </w:pPr>
            <w:r w:rsidRPr="00B94891">
              <w:rPr>
                <w:rFonts w:ascii="Arial" w:hAnsi="Arial" w:cs="Arial"/>
                <w:kern w:val="0"/>
                <w:sz w:val="22"/>
                <w:szCs w:val="22"/>
              </w:rPr>
              <w:t>Direction</w:t>
            </w:r>
          </w:p>
        </w:tc>
        <w:tc>
          <w:tcPr>
            <w:tcW w:w="1134" w:type="dxa"/>
            <w:tcBorders>
              <w:top w:val="single" w:sz="4" w:space="0" w:color="auto"/>
              <w:left w:val="nil"/>
              <w:bottom w:val="single" w:sz="4" w:space="0" w:color="auto"/>
              <w:right w:val="single" w:sz="4" w:space="0" w:color="auto"/>
            </w:tcBorders>
          </w:tcPr>
          <w:p w:rsidR="00234B38" w:rsidRDefault="00FF0562">
            <w:pPr>
              <w:widowControl/>
              <w:jc w:val="center"/>
              <w:rPr>
                <w:rFonts w:ascii="Arial" w:hAnsi="Arial" w:cs="Arial"/>
                <w:kern w:val="0"/>
                <w:sz w:val="22"/>
                <w:szCs w:val="22"/>
              </w:rPr>
            </w:pPr>
            <w:r>
              <w:rPr>
                <w:rFonts w:ascii="Arial" w:hAnsi="Arial" w:cs="Arial" w:hint="eastAsia"/>
                <w:kern w:val="0"/>
                <w:sz w:val="22"/>
                <w:szCs w:val="22"/>
              </w:rPr>
              <w:t>Schmitt</w:t>
            </w:r>
          </w:p>
        </w:tc>
        <w:tc>
          <w:tcPr>
            <w:tcW w:w="2131" w:type="dxa"/>
            <w:tcBorders>
              <w:top w:val="single" w:sz="4" w:space="0" w:color="auto"/>
              <w:left w:val="nil"/>
              <w:bottom w:val="single" w:sz="4" w:space="0" w:color="auto"/>
              <w:right w:val="single" w:sz="4" w:space="0" w:color="auto"/>
            </w:tcBorders>
          </w:tcPr>
          <w:p w:rsidR="00234B38" w:rsidRDefault="00FF0562">
            <w:pPr>
              <w:widowControl/>
              <w:jc w:val="center"/>
              <w:rPr>
                <w:rFonts w:ascii="Arial" w:hAnsi="Arial" w:cs="Arial"/>
                <w:kern w:val="0"/>
                <w:sz w:val="22"/>
                <w:szCs w:val="22"/>
              </w:rPr>
            </w:pPr>
            <w:r>
              <w:rPr>
                <w:rFonts w:ascii="Arial" w:hAnsi="Arial" w:cs="Arial" w:hint="eastAsia"/>
                <w:kern w:val="0"/>
                <w:sz w:val="22"/>
                <w:szCs w:val="22"/>
              </w:rPr>
              <w:t>Input Condition</w:t>
            </w: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Pr>
                <w:rFonts w:ascii="Arial" w:hAnsi="Arial" w:cs="Arial" w:hint="eastAsia"/>
                <w:kern w:val="0"/>
                <w:sz w:val="22"/>
                <w:szCs w:val="22"/>
              </w:rPr>
              <w:t>1</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val="restart"/>
            <w:tcBorders>
              <w:top w:val="nil"/>
              <w:left w:val="nil"/>
              <w:right w:val="single" w:sz="4" w:space="0" w:color="auto"/>
            </w:tcBorders>
            <w:shd w:val="clear" w:color="000000" w:fill="FFFFFF"/>
            <w:vAlign w:val="center"/>
          </w:tcPr>
          <w:p w:rsidR="00C10A8C" w:rsidRPr="00B94891" w:rsidRDefault="00C10A8C" w:rsidP="00FF0562">
            <w:pPr>
              <w:widowControl/>
              <w:jc w:val="center"/>
              <w:rPr>
                <w:rFonts w:ascii="Arial" w:hAnsi="Arial" w:cs="Arial"/>
                <w:color w:val="000000"/>
                <w:kern w:val="0"/>
                <w:sz w:val="22"/>
                <w:szCs w:val="22"/>
              </w:rPr>
            </w:pPr>
            <w:r>
              <w:rPr>
                <w:rFonts w:ascii="Arial" w:hAnsi="Arial" w:cs="Arial" w:hint="eastAsia"/>
                <w:color w:val="000000"/>
                <w:kern w:val="0"/>
                <w:sz w:val="22"/>
                <w:szCs w:val="22"/>
              </w:rPr>
              <w:t>NO</w:t>
            </w:r>
          </w:p>
        </w:tc>
        <w:tc>
          <w:tcPr>
            <w:tcW w:w="2131" w:type="dxa"/>
            <w:vMerge w:val="restart"/>
            <w:tcBorders>
              <w:top w:val="nil"/>
              <w:left w:val="nil"/>
              <w:right w:val="single" w:sz="4" w:space="0" w:color="auto"/>
            </w:tcBorders>
            <w:shd w:val="clear" w:color="000000" w:fill="FFFFFF"/>
            <w:vAlign w:val="center"/>
          </w:tcPr>
          <w:p w:rsidR="00234B38" w:rsidRDefault="00D7667F">
            <w:pPr>
              <w:widowControl/>
              <w:rPr>
                <w:rFonts w:ascii="Arial" w:hAnsi="Arial" w:cs="Arial"/>
                <w:sz w:val="22"/>
                <w:szCs w:val="22"/>
              </w:rPr>
            </w:pPr>
            <w:r>
              <w:rPr>
                <w:rFonts w:ascii="Arial" w:hAnsi="Arial" w:cs="Arial" w:hint="eastAsia"/>
                <w:sz w:val="22"/>
                <w:szCs w:val="22"/>
              </w:rPr>
              <w:t>VIH: VDDIO</w:t>
            </w:r>
            <w:r w:rsidR="00C10A8C">
              <w:rPr>
                <w:rFonts w:ascii="Arial" w:hAnsi="Arial" w:cs="Arial" w:hint="eastAsia"/>
                <w:sz w:val="22"/>
                <w:szCs w:val="22"/>
              </w:rPr>
              <w:t>*70%</w:t>
            </w:r>
          </w:p>
          <w:p w:rsidR="00234B38" w:rsidRDefault="00D7667F">
            <w:pPr>
              <w:rPr>
                <w:rFonts w:ascii="Arial" w:hAnsi="Arial" w:cs="Arial"/>
                <w:color w:val="000000"/>
                <w:kern w:val="0"/>
                <w:sz w:val="22"/>
                <w:szCs w:val="22"/>
              </w:rPr>
            </w:pPr>
            <w:r>
              <w:rPr>
                <w:rFonts w:ascii="Arial" w:hAnsi="Arial" w:cs="Arial" w:hint="eastAsia"/>
                <w:sz w:val="22"/>
                <w:szCs w:val="22"/>
              </w:rPr>
              <w:t>VIL: VDDIO</w:t>
            </w:r>
            <w:r w:rsidR="00C10A8C">
              <w:rPr>
                <w:rFonts w:ascii="Arial" w:hAnsi="Arial" w:cs="Arial" w:hint="eastAsia"/>
                <w:sz w:val="22"/>
                <w:szCs w:val="22"/>
              </w:rPr>
              <w:t>*30%</w:t>
            </w: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2</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3</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4</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5</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6</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7</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8</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9</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10</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11</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12</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13</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14</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15</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16</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17</w:t>
            </w:r>
          </w:p>
        </w:tc>
        <w:tc>
          <w:tcPr>
            <w:tcW w:w="2111" w:type="dxa"/>
            <w:tcBorders>
              <w:top w:val="nil"/>
              <w:left w:val="nil"/>
              <w:bottom w:val="single" w:sz="4" w:space="0" w:color="auto"/>
              <w:right w:val="single" w:sz="4" w:space="0" w:color="auto"/>
            </w:tcBorders>
            <w:shd w:val="clear" w:color="auto" w:fill="auto"/>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18</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19</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20</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C10A8C" w:rsidRPr="00B94891" w:rsidTr="00234B38">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C10A8C" w:rsidRPr="00B94891" w:rsidRDefault="00C10A8C" w:rsidP="00B94891">
            <w:pPr>
              <w:widowControl/>
              <w:jc w:val="center"/>
              <w:rPr>
                <w:rFonts w:ascii="Arial" w:hAnsi="Arial" w:cs="Arial"/>
                <w:kern w:val="0"/>
                <w:sz w:val="22"/>
                <w:szCs w:val="22"/>
              </w:rPr>
            </w:pPr>
            <w:r w:rsidRPr="00B94891">
              <w:rPr>
                <w:rFonts w:ascii="Arial" w:hAnsi="Arial" w:cs="Arial"/>
                <w:kern w:val="0"/>
                <w:sz w:val="22"/>
                <w:szCs w:val="22"/>
              </w:rPr>
              <w:t>21</w:t>
            </w:r>
          </w:p>
        </w:tc>
        <w:tc>
          <w:tcPr>
            <w:tcW w:w="211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C10A8C" w:rsidRPr="00B94891" w:rsidRDefault="00C10A8C" w:rsidP="00B94891">
            <w:pPr>
              <w:widowControl/>
              <w:jc w:val="center"/>
              <w:rPr>
                <w:rFonts w:ascii="Arial" w:hAnsi="Arial" w:cs="Arial"/>
                <w:color w:val="000000"/>
                <w:kern w:val="0"/>
                <w:sz w:val="22"/>
                <w:szCs w:val="22"/>
              </w:rPr>
            </w:pPr>
          </w:p>
        </w:tc>
        <w:tc>
          <w:tcPr>
            <w:tcW w:w="1134" w:type="dxa"/>
            <w:vMerge/>
            <w:tcBorders>
              <w:left w:val="nil"/>
              <w:bottom w:val="single" w:sz="4" w:space="0" w:color="auto"/>
              <w:right w:val="single" w:sz="4" w:space="0" w:color="auto"/>
            </w:tcBorders>
            <w:shd w:val="clear" w:color="000000" w:fill="FFFFFF"/>
          </w:tcPr>
          <w:p w:rsidR="00C10A8C" w:rsidRPr="00B94891" w:rsidRDefault="00C10A8C" w:rsidP="00B94891">
            <w:pPr>
              <w:widowControl/>
              <w:jc w:val="center"/>
              <w:rPr>
                <w:rFonts w:ascii="Arial" w:hAnsi="Arial" w:cs="Arial"/>
                <w:color w:val="000000"/>
                <w:kern w:val="0"/>
                <w:sz w:val="22"/>
                <w:szCs w:val="22"/>
              </w:rPr>
            </w:pPr>
          </w:p>
        </w:tc>
        <w:tc>
          <w:tcPr>
            <w:tcW w:w="2131" w:type="dxa"/>
            <w:vMerge/>
            <w:tcBorders>
              <w:left w:val="nil"/>
              <w:bottom w:val="single" w:sz="4" w:space="0" w:color="auto"/>
              <w:right w:val="single" w:sz="4" w:space="0" w:color="auto"/>
            </w:tcBorders>
            <w:shd w:val="clear" w:color="000000" w:fill="FFFFFF"/>
          </w:tcPr>
          <w:p w:rsidR="00234B38" w:rsidRDefault="00234B38">
            <w:pPr>
              <w:widowControl/>
              <w:jc w:val="left"/>
              <w:rPr>
                <w:rFonts w:ascii="Arial" w:hAnsi="Arial" w:cs="Arial"/>
                <w:color w:val="000000"/>
                <w:kern w:val="0"/>
                <w:sz w:val="22"/>
                <w:szCs w:val="22"/>
              </w:rPr>
            </w:pPr>
          </w:p>
        </w:tc>
      </w:tr>
      <w:tr w:rsidR="00FF0562" w:rsidRPr="00B94891" w:rsidTr="00C10A8C">
        <w:trPr>
          <w:trHeight w:val="922"/>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FF0562" w:rsidRPr="00B94891" w:rsidRDefault="00FF0562" w:rsidP="00B94891">
            <w:pPr>
              <w:widowControl/>
              <w:jc w:val="center"/>
              <w:rPr>
                <w:rFonts w:ascii="Arial" w:hAnsi="Arial" w:cs="Arial"/>
                <w:kern w:val="0"/>
                <w:sz w:val="22"/>
                <w:szCs w:val="22"/>
              </w:rPr>
            </w:pPr>
            <w:r w:rsidRPr="00B94891">
              <w:rPr>
                <w:rFonts w:ascii="Arial" w:hAnsi="Arial" w:cs="Arial"/>
                <w:kern w:val="0"/>
                <w:sz w:val="22"/>
                <w:szCs w:val="22"/>
              </w:rPr>
              <w:t>22</w:t>
            </w:r>
          </w:p>
        </w:tc>
        <w:tc>
          <w:tcPr>
            <w:tcW w:w="2111" w:type="dxa"/>
            <w:tcBorders>
              <w:top w:val="nil"/>
              <w:left w:val="nil"/>
              <w:bottom w:val="single" w:sz="4" w:space="0" w:color="auto"/>
              <w:right w:val="single" w:sz="4" w:space="0" w:color="auto"/>
            </w:tcBorders>
            <w:shd w:val="clear" w:color="000000" w:fill="FFFFFF"/>
            <w:noWrap/>
            <w:vAlign w:val="center"/>
            <w:hideMark/>
          </w:tcPr>
          <w:p w:rsidR="00FF0562" w:rsidRPr="00B94891" w:rsidRDefault="00FF0562"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FF0562" w:rsidRPr="00B94891" w:rsidRDefault="00FF0562" w:rsidP="00B94891">
            <w:pPr>
              <w:widowControl/>
              <w:jc w:val="center"/>
              <w:rPr>
                <w:rFonts w:ascii="Arial" w:hAnsi="Arial" w:cs="Arial"/>
                <w:color w:val="000000"/>
                <w:kern w:val="0"/>
                <w:sz w:val="22"/>
                <w:szCs w:val="22"/>
              </w:rPr>
            </w:pPr>
          </w:p>
        </w:tc>
        <w:tc>
          <w:tcPr>
            <w:tcW w:w="1134" w:type="dxa"/>
            <w:vMerge w:val="restart"/>
            <w:tcBorders>
              <w:top w:val="nil"/>
              <w:left w:val="nil"/>
              <w:right w:val="single" w:sz="4" w:space="0" w:color="auto"/>
            </w:tcBorders>
            <w:shd w:val="clear" w:color="000000" w:fill="FFFFFF"/>
            <w:vAlign w:val="center"/>
          </w:tcPr>
          <w:p w:rsidR="00234B38" w:rsidRDefault="00FF0562">
            <w:pPr>
              <w:widowControl/>
              <w:jc w:val="center"/>
              <w:rPr>
                <w:rFonts w:ascii="Arial" w:hAnsi="Arial" w:cs="Arial"/>
                <w:color w:val="000000"/>
                <w:kern w:val="0"/>
                <w:sz w:val="22"/>
                <w:szCs w:val="22"/>
              </w:rPr>
            </w:pPr>
            <w:r>
              <w:rPr>
                <w:rFonts w:ascii="Arial" w:hAnsi="Arial" w:cs="Arial" w:hint="eastAsia"/>
                <w:color w:val="000000"/>
                <w:kern w:val="0"/>
                <w:sz w:val="22"/>
                <w:szCs w:val="22"/>
              </w:rPr>
              <w:t>YES</w:t>
            </w:r>
          </w:p>
        </w:tc>
        <w:tc>
          <w:tcPr>
            <w:tcW w:w="2131" w:type="dxa"/>
            <w:vMerge w:val="restart"/>
            <w:tcBorders>
              <w:top w:val="nil"/>
              <w:left w:val="nil"/>
              <w:right w:val="single" w:sz="4" w:space="0" w:color="auto"/>
            </w:tcBorders>
            <w:shd w:val="clear" w:color="000000" w:fill="FFFFFF"/>
          </w:tcPr>
          <w:p w:rsidR="00234B38" w:rsidRDefault="003B350E">
            <w:pPr>
              <w:widowControl/>
              <w:ind w:leftChars="100" w:left="210"/>
              <w:jc w:val="left"/>
              <w:rPr>
                <w:rFonts w:ascii="Arial" w:hAnsi="Arial" w:cs="Arial"/>
                <w:color w:val="000000"/>
                <w:kern w:val="0"/>
                <w:sz w:val="22"/>
                <w:szCs w:val="22"/>
              </w:rPr>
            </w:pPr>
            <w:r>
              <w:rPr>
                <w:rFonts w:ascii="Arial" w:hAnsi="Arial" w:cs="Arial" w:hint="eastAsia"/>
                <w:sz w:val="22"/>
                <w:szCs w:val="22"/>
              </w:rPr>
              <w:t>VIH: VDDIO*70IO  VIL:  VDDIO</w:t>
            </w:r>
            <w:r w:rsidR="00911163">
              <w:rPr>
                <w:rFonts w:ascii="Arial" w:hAnsi="Arial" w:cs="Arial" w:hint="eastAsia"/>
                <w:sz w:val="22"/>
                <w:szCs w:val="22"/>
              </w:rPr>
              <w:t>*30%</w:t>
            </w:r>
          </w:p>
        </w:tc>
      </w:tr>
      <w:tr w:rsidR="00FF0562" w:rsidRPr="00B94891" w:rsidTr="00C10A8C">
        <w:trPr>
          <w:trHeight w:val="300"/>
          <w:jc w:val="center"/>
        </w:trPr>
        <w:tc>
          <w:tcPr>
            <w:tcW w:w="629" w:type="dxa"/>
            <w:tcBorders>
              <w:top w:val="nil"/>
              <w:left w:val="single" w:sz="4" w:space="0" w:color="auto"/>
              <w:bottom w:val="single" w:sz="4" w:space="0" w:color="auto"/>
              <w:right w:val="single" w:sz="4" w:space="0" w:color="auto"/>
            </w:tcBorders>
            <w:shd w:val="clear" w:color="auto" w:fill="auto"/>
            <w:noWrap/>
            <w:vAlign w:val="center"/>
            <w:hideMark/>
          </w:tcPr>
          <w:p w:rsidR="00FF0562" w:rsidRPr="00B94891" w:rsidRDefault="00C10A8C" w:rsidP="00B94891">
            <w:pPr>
              <w:widowControl/>
              <w:jc w:val="center"/>
              <w:rPr>
                <w:rFonts w:ascii="Arial" w:hAnsi="Arial" w:cs="Arial"/>
                <w:kern w:val="0"/>
                <w:sz w:val="22"/>
                <w:szCs w:val="22"/>
              </w:rPr>
            </w:pPr>
            <w:r>
              <w:rPr>
                <w:rFonts w:ascii="Arial" w:hAnsi="Arial" w:cs="Arial" w:hint="eastAsia"/>
                <w:kern w:val="0"/>
                <w:sz w:val="22"/>
                <w:szCs w:val="22"/>
              </w:rPr>
              <w:t>23</w:t>
            </w:r>
          </w:p>
        </w:tc>
        <w:tc>
          <w:tcPr>
            <w:tcW w:w="2111" w:type="dxa"/>
            <w:tcBorders>
              <w:top w:val="nil"/>
              <w:left w:val="nil"/>
              <w:bottom w:val="single" w:sz="4" w:space="0" w:color="auto"/>
              <w:right w:val="single" w:sz="4" w:space="0" w:color="auto"/>
            </w:tcBorders>
            <w:shd w:val="clear" w:color="000000" w:fill="FFFFFF"/>
            <w:noWrap/>
            <w:vAlign w:val="center"/>
            <w:hideMark/>
          </w:tcPr>
          <w:p w:rsidR="00FF0562" w:rsidRPr="00B94891" w:rsidRDefault="00FF0562" w:rsidP="00B94891">
            <w:pPr>
              <w:widowControl/>
              <w:jc w:val="left"/>
              <w:rPr>
                <w:rFonts w:ascii="Arial" w:hAnsi="Arial" w:cs="Arial"/>
                <w:color w:val="000000"/>
                <w:kern w:val="0"/>
                <w:sz w:val="22"/>
                <w:szCs w:val="22"/>
              </w:rPr>
            </w:pPr>
          </w:p>
        </w:tc>
        <w:tc>
          <w:tcPr>
            <w:tcW w:w="1291" w:type="dxa"/>
            <w:tcBorders>
              <w:top w:val="nil"/>
              <w:left w:val="nil"/>
              <w:bottom w:val="single" w:sz="4" w:space="0" w:color="auto"/>
              <w:right w:val="single" w:sz="4" w:space="0" w:color="auto"/>
            </w:tcBorders>
            <w:shd w:val="clear" w:color="000000" w:fill="FFFFFF"/>
            <w:noWrap/>
            <w:vAlign w:val="center"/>
            <w:hideMark/>
          </w:tcPr>
          <w:p w:rsidR="00FF0562" w:rsidRPr="00B94891" w:rsidRDefault="00FF0562" w:rsidP="00B94891">
            <w:pPr>
              <w:widowControl/>
              <w:jc w:val="center"/>
              <w:rPr>
                <w:rFonts w:ascii="Arial" w:hAnsi="Arial" w:cs="Arial"/>
                <w:color w:val="000000"/>
                <w:kern w:val="0"/>
                <w:sz w:val="22"/>
                <w:szCs w:val="22"/>
              </w:rPr>
            </w:pPr>
          </w:p>
        </w:tc>
        <w:tc>
          <w:tcPr>
            <w:tcW w:w="1134" w:type="dxa"/>
            <w:vMerge/>
            <w:tcBorders>
              <w:left w:val="nil"/>
              <w:bottom w:val="single" w:sz="4" w:space="0" w:color="auto"/>
              <w:right w:val="single" w:sz="4" w:space="0" w:color="auto"/>
            </w:tcBorders>
            <w:shd w:val="clear" w:color="000000" w:fill="FFFFFF"/>
            <w:vAlign w:val="center"/>
          </w:tcPr>
          <w:p w:rsidR="00FF0562" w:rsidRDefault="00FF0562" w:rsidP="00FF0562">
            <w:pPr>
              <w:widowControl/>
              <w:jc w:val="center"/>
              <w:rPr>
                <w:rFonts w:ascii="Arial" w:hAnsi="Arial" w:cs="Arial"/>
                <w:color w:val="000000"/>
                <w:kern w:val="0"/>
                <w:sz w:val="22"/>
                <w:szCs w:val="22"/>
              </w:rPr>
            </w:pPr>
          </w:p>
        </w:tc>
        <w:tc>
          <w:tcPr>
            <w:tcW w:w="2131" w:type="dxa"/>
            <w:vMerge/>
            <w:tcBorders>
              <w:left w:val="nil"/>
              <w:bottom w:val="single" w:sz="4" w:space="0" w:color="auto"/>
              <w:right w:val="single" w:sz="4" w:space="0" w:color="auto"/>
            </w:tcBorders>
            <w:shd w:val="clear" w:color="000000" w:fill="FFFFFF"/>
          </w:tcPr>
          <w:p w:rsidR="00FF0562" w:rsidRDefault="00FF0562" w:rsidP="00FF0562">
            <w:pPr>
              <w:widowControl/>
              <w:jc w:val="left"/>
              <w:rPr>
                <w:rFonts w:ascii="Arial" w:hAnsi="Arial" w:cs="Arial"/>
                <w:color w:val="000000"/>
                <w:kern w:val="0"/>
                <w:sz w:val="22"/>
                <w:szCs w:val="22"/>
              </w:rPr>
            </w:pPr>
          </w:p>
        </w:tc>
      </w:tr>
    </w:tbl>
    <w:p w:rsidR="00B94891" w:rsidRPr="00B83488" w:rsidRDefault="00483414" w:rsidP="00B770DE">
      <w:pPr>
        <w:pStyle w:val="af"/>
        <w:rPr>
          <w:rFonts w:ascii="Arial" w:hAnsi="Arial" w:cs="Arial"/>
        </w:rPr>
      </w:pPr>
      <w:r w:rsidRPr="00483414">
        <w:rPr>
          <w:rFonts w:ascii="Arial" w:hAnsi="Arial" w:cs="Arial"/>
        </w:rPr>
        <w:t xml:space="preserve">Table </w:t>
      </w:r>
      <w:r w:rsidR="00074B78" w:rsidRPr="00483414">
        <w:rPr>
          <w:rFonts w:ascii="Arial" w:hAnsi="Arial" w:cs="Arial"/>
        </w:rPr>
        <w:fldChar w:fldCharType="begin"/>
      </w:r>
      <w:r w:rsidRPr="00483414">
        <w:rPr>
          <w:rFonts w:ascii="Arial" w:hAnsi="Arial" w:cs="Arial"/>
        </w:rPr>
        <w:instrText xml:space="preserve"> SEQ Table \* ARABIC </w:instrText>
      </w:r>
      <w:r w:rsidR="00074B78" w:rsidRPr="00483414">
        <w:rPr>
          <w:rFonts w:ascii="Arial" w:hAnsi="Arial" w:cs="Arial"/>
        </w:rPr>
        <w:fldChar w:fldCharType="separate"/>
      </w:r>
      <w:r w:rsidR="006F0941">
        <w:rPr>
          <w:rFonts w:ascii="Arial" w:hAnsi="Arial" w:cs="Arial"/>
          <w:noProof/>
        </w:rPr>
        <w:t>19</w:t>
      </w:r>
      <w:r w:rsidR="00074B78" w:rsidRPr="00483414">
        <w:rPr>
          <w:rFonts w:ascii="Arial" w:hAnsi="Arial" w:cs="Arial"/>
        </w:rPr>
        <w:fldChar w:fldCharType="end"/>
      </w:r>
    </w:p>
    <w:p w:rsidR="00C83A30" w:rsidRPr="00F73CFF" w:rsidRDefault="00C83A30" w:rsidP="00C83A30">
      <w:pPr>
        <w:rPr>
          <w:rFonts w:ascii="Arial" w:hAnsi="Arial" w:cs="Arial"/>
        </w:rPr>
      </w:pPr>
    </w:p>
    <w:p w:rsidR="00A22E9F" w:rsidRDefault="00A22E9F" w:rsidP="00A22E9F">
      <w:pPr>
        <w:pStyle w:val="3"/>
      </w:pPr>
      <w:bookmarkStart w:id="41" w:name="_Toc491167900"/>
      <w:r>
        <w:rPr>
          <w:rFonts w:hint="eastAsia"/>
        </w:rPr>
        <w:t>VOH/VOL test</w:t>
      </w:r>
      <w:bookmarkEnd w:id="41"/>
    </w:p>
    <w:p w:rsidR="006D7A6D" w:rsidRPr="00EA2582" w:rsidRDefault="006D7A6D" w:rsidP="00614A12">
      <w:pPr>
        <w:rPr>
          <w:rFonts w:ascii="Arial" w:hAnsi="Arial" w:cs="Arial"/>
          <w:b/>
          <w:sz w:val="22"/>
          <w:szCs w:val="22"/>
        </w:rPr>
      </w:pPr>
      <w:r w:rsidRPr="00EA2582">
        <w:rPr>
          <w:rFonts w:ascii="Arial" w:hAnsi="Arial" w:cs="Arial"/>
          <w:b/>
          <w:sz w:val="22"/>
          <w:szCs w:val="22"/>
        </w:rPr>
        <w:t>Test Methods:</w:t>
      </w:r>
    </w:p>
    <w:p w:rsidR="004F02BA" w:rsidRPr="00EA2582" w:rsidRDefault="004F02BA" w:rsidP="00614A12">
      <w:pPr>
        <w:rPr>
          <w:rFonts w:ascii="Arial" w:hAnsi="Arial" w:cs="Arial"/>
          <w:sz w:val="22"/>
          <w:szCs w:val="22"/>
        </w:rPr>
      </w:pPr>
      <w:r w:rsidRPr="00EA2582">
        <w:rPr>
          <w:rFonts w:ascii="Arial" w:hAnsi="Arial" w:cs="Arial"/>
          <w:sz w:val="22"/>
          <w:szCs w:val="22"/>
        </w:rPr>
        <w:t>For 3.3v IO:</w:t>
      </w:r>
    </w:p>
    <w:p w:rsidR="00614A12" w:rsidRPr="00EA2582" w:rsidRDefault="00614A12" w:rsidP="00614A12">
      <w:pPr>
        <w:rPr>
          <w:rFonts w:ascii="Arial" w:hAnsi="Arial" w:cs="Arial"/>
          <w:sz w:val="22"/>
          <w:szCs w:val="22"/>
        </w:rPr>
      </w:pPr>
      <w:r w:rsidRPr="00EA2582">
        <w:rPr>
          <w:rFonts w:ascii="Arial" w:hAnsi="Arial" w:cs="Arial"/>
          <w:sz w:val="22"/>
          <w:szCs w:val="22"/>
        </w:rPr>
        <w:t xml:space="preserve">Input </w:t>
      </w:r>
      <w:r w:rsidR="008576BF">
        <w:rPr>
          <w:rFonts w:ascii="Arial" w:hAnsi="Arial" w:cs="Arial" w:hint="eastAsia"/>
          <w:sz w:val="22"/>
          <w:szCs w:val="22"/>
        </w:rPr>
        <w:t>VDDIO</w:t>
      </w:r>
      <w:r w:rsidR="00CD5B96">
        <w:rPr>
          <w:rFonts w:ascii="Arial" w:hAnsi="Arial" w:cs="Arial" w:hint="eastAsia"/>
          <w:sz w:val="22"/>
          <w:szCs w:val="22"/>
        </w:rPr>
        <w:t xml:space="preserve"> voltage</w:t>
      </w:r>
      <w:r w:rsidRPr="00EA2582">
        <w:rPr>
          <w:rFonts w:ascii="Arial" w:hAnsi="Arial" w:cs="Arial"/>
          <w:sz w:val="22"/>
          <w:szCs w:val="22"/>
        </w:rPr>
        <w:t xml:space="preserve"> as “1” and 0v as “0” to input p</w:t>
      </w:r>
      <w:r w:rsidR="005A1AB9" w:rsidRPr="00EA2582">
        <w:rPr>
          <w:rFonts w:ascii="Arial" w:hAnsi="Arial" w:cs="Arial"/>
          <w:sz w:val="22"/>
          <w:szCs w:val="22"/>
        </w:rPr>
        <w:t>ins, run the test pattern, add</w:t>
      </w:r>
      <w:r w:rsidRPr="00EA2582">
        <w:rPr>
          <w:rFonts w:ascii="Arial" w:hAnsi="Arial" w:cs="Arial"/>
          <w:sz w:val="22"/>
          <w:szCs w:val="22"/>
        </w:rPr>
        <w:t xml:space="preserve"> current loads on output pins, and check VOH/VOL level </w:t>
      </w:r>
      <w:r w:rsidRPr="00EA2582">
        <w:rPr>
          <w:rFonts w:ascii="Arial" w:hAnsi="Arial" w:cs="Arial" w:hint="eastAsia"/>
          <w:sz w:val="22"/>
          <w:szCs w:val="22"/>
        </w:rPr>
        <w:t xml:space="preserve">of </w:t>
      </w:r>
      <w:r w:rsidRPr="00EA2582">
        <w:rPr>
          <w:rFonts w:ascii="Arial" w:hAnsi="Arial" w:cs="Arial"/>
          <w:sz w:val="22"/>
          <w:szCs w:val="22"/>
        </w:rPr>
        <w:t>the output is correct or not.</w:t>
      </w:r>
    </w:p>
    <w:p w:rsidR="00614A12" w:rsidRPr="00EA2582" w:rsidRDefault="008576BF" w:rsidP="00614A12">
      <w:pPr>
        <w:rPr>
          <w:rFonts w:ascii="Arial" w:hAnsi="Arial" w:cs="Arial"/>
          <w:sz w:val="22"/>
          <w:szCs w:val="22"/>
        </w:rPr>
      </w:pPr>
      <w:r>
        <w:rPr>
          <w:rFonts w:ascii="Arial" w:hAnsi="Arial" w:cs="Arial"/>
          <w:sz w:val="22"/>
          <w:szCs w:val="22"/>
        </w:rPr>
        <w:t xml:space="preserve">DPS voltage: </w:t>
      </w:r>
    </w:p>
    <w:p w:rsidR="00614A12" w:rsidRPr="00EA2582" w:rsidRDefault="00614A12" w:rsidP="00614A12">
      <w:pPr>
        <w:rPr>
          <w:rFonts w:ascii="Arial" w:hAnsi="Arial" w:cs="Arial"/>
          <w:sz w:val="22"/>
          <w:szCs w:val="22"/>
        </w:rPr>
      </w:pPr>
      <w:r w:rsidRPr="00EA2582">
        <w:rPr>
          <w:rFonts w:ascii="Arial" w:hAnsi="Arial" w:cs="Arial"/>
          <w:sz w:val="22"/>
          <w:szCs w:val="22"/>
        </w:rPr>
        <w:t xml:space="preserve">Test limit: </w:t>
      </w:r>
    </w:p>
    <w:p w:rsidR="00614A12" w:rsidRPr="00EA2582" w:rsidRDefault="0089267A" w:rsidP="00614A12">
      <w:pPr>
        <w:rPr>
          <w:rFonts w:ascii="Arial" w:hAnsi="Arial" w:cs="Arial"/>
          <w:sz w:val="22"/>
          <w:szCs w:val="22"/>
        </w:rPr>
      </w:pPr>
      <w:r w:rsidRPr="00EA2582">
        <w:rPr>
          <w:rFonts w:ascii="Arial" w:hAnsi="Arial" w:cs="Arial"/>
          <w:sz w:val="22"/>
          <w:szCs w:val="22"/>
        </w:rPr>
        <w:t xml:space="preserve">VOH: </w:t>
      </w:r>
    </w:p>
    <w:p w:rsidR="00614A12" w:rsidRPr="00EA2582" w:rsidRDefault="001F4981" w:rsidP="00614A12">
      <w:pPr>
        <w:rPr>
          <w:rFonts w:ascii="Arial" w:hAnsi="Arial" w:cs="Arial"/>
          <w:sz w:val="22"/>
          <w:szCs w:val="22"/>
        </w:rPr>
      </w:pPr>
      <w:r w:rsidRPr="00EA2582">
        <w:rPr>
          <w:rFonts w:ascii="Arial" w:hAnsi="Arial" w:cs="Arial"/>
          <w:sz w:val="22"/>
          <w:szCs w:val="22"/>
        </w:rPr>
        <w:t xml:space="preserve">VOL: </w:t>
      </w:r>
    </w:p>
    <w:p w:rsidR="00E564E8" w:rsidRPr="00EA2582" w:rsidRDefault="00E564E8" w:rsidP="00A22E9F">
      <w:pPr>
        <w:rPr>
          <w:rFonts w:ascii="Arial" w:hAnsi="Arial" w:cs="Arial"/>
          <w:sz w:val="22"/>
          <w:szCs w:val="22"/>
        </w:rPr>
      </w:pPr>
    </w:p>
    <w:p w:rsidR="00BE3122" w:rsidRDefault="00BE3122" w:rsidP="004F02BA">
      <w:pPr>
        <w:rPr>
          <w:rFonts w:ascii="Arial" w:hAnsi="Arial" w:cs="Arial"/>
        </w:rPr>
      </w:pPr>
    </w:p>
    <w:tbl>
      <w:tblPr>
        <w:tblW w:w="3685" w:type="dxa"/>
        <w:tblInd w:w="2235" w:type="dxa"/>
        <w:tblLook w:val="04A0"/>
      </w:tblPr>
      <w:tblGrid>
        <w:gridCol w:w="708"/>
        <w:gridCol w:w="1360"/>
        <w:gridCol w:w="1617"/>
      </w:tblGrid>
      <w:tr w:rsidR="00BE3122" w:rsidRPr="00BE3122" w:rsidTr="00F853E8">
        <w:trPr>
          <w:trHeight w:val="285"/>
          <w:tblHeader/>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414" w:rsidRDefault="00BE3122" w:rsidP="00483414">
            <w:pPr>
              <w:widowControl/>
              <w:jc w:val="center"/>
              <w:rPr>
                <w:rFonts w:ascii="Arial" w:eastAsia="黑体" w:hAnsi="Arial" w:cs="Arial"/>
                <w:b/>
                <w:bCs/>
                <w:color w:val="000000"/>
                <w:kern w:val="0"/>
                <w:sz w:val="22"/>
                <w:szCs w:val="22"/>
              </w:rPr>
            </w:pPr>
            <w:r w:rsidRPr="00BE3122">
              <w:rPr>
                <w:rFonts w:ascii="Arial" w:hAnsi="Arial" w:cs="Arial"/>
                <w:color w:val="000000"/>
                <w:kern w:val="0"/>
                <w:sz w:val="22"/>
                <w:szCs w:val="22"/>
              </w:rPr>
              <w:lastRenderedPageBreak/>
              <w:t>No.</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483414" w:rsidRDefault="00BE3122" w:rsidP="00483414">
            <w:pPr>
              <w:widowControl/>
              <w:jc w:val="center"/>
              <w:rPr>
                <w:rFonts w:ascii="Arial" w:eastAsia="黑体" w:hAnsi="Arial" w:cs="Arial"/>
                <w:b/>
                <w:bCs/>
                <w:color w:val="000000"/>
                <w:kern w:val="0"/>
                <w:sz w:val="22"/>
                <w:szCs w:val="22"/>
              </w:rPr>
            </w:pPr>
            <w:r w:rsidRPr="00BE3122">
              <w:rPr>
                <w:rFonts w:ascii="Arial" w:hAnsi="Arial" w:cs="Arial"/>
                <w:color w:val="000000"/>
                <w:kern w:val="0"/>
                <w:sz w:val="22"/>
                <w:szCs w:val="22"/>
              </w:rPr>
              <w:t>Pin name</w:t>
            </w:r>
          </w:p>
        </w:tc>
        <w:tc>
          <w:tcPr>
            <w:tcW w:w="1617" w:type="dxa"/>
            <w:tcBorders>
              <w:top w:val="single" w:sz="4" w:space="0" w:color="auto"/>
              <w:left w:val="nil"/>
              <w:bottom w:val="single" w:sz="4" w:space="0" w:color="auto"/>
              <w:right w:val="single" w:sz="4" w:space="0" w:color="auto"/>
            </w:tcBorders>
            <w:shd w:val="clear" w:color="auto" w:fill="auto"/>
            <w:noWrap/>
            <w:vAlign w:val="center"/>
            <w:hideMark/>
          </w:tcPr>
          <w:p w:rsidR="00483414" w:rsidRDefault="00B83488" w:rsidP="00483414">
            <w:pPr>
              <w:widowControl/>
              <w:jc w:val="center"/>
              <w:rPr>
                <w:rFonts w:ascii="Arial" w:hAnsi="Arial" w:cs="Arial"/>
                <w:color w:val="000000"/>
                <w:kern w:val="0"/>
                <w:sz w:val="22"/>
                <w:szCs w:val="22"/>
              </w:rPr>
            </w:pPr>
            <w:r>
              <w:rPr>
                <w:rFonts w:ascii="Arial" w:hAnsi="Arial" w:cs="Arial" w:hint="eastAsia"/>
                <w:color w:val="000000"/>
                <w:kern w:val="0"/>
                <w:sz w:val="22"/>
                <w:szCs w:val="22"/>
              </w:rPr>
              <w:t>C</w:t>
            </w:r>
            <w:r w:rsidR="00BE3122" w:rsidRPr="00BE3122">
              <w:rPr>
                <w:rFonts w:ascii="Arial" w:hAnsi="Arial" w:cs="Arial"/>
                <w:color w:val="000000"/>
                <w:kern w:val="0"/>
                <w:sz w:val="22"/>
                <w:szCs w:val="22"/>
              </w:rPr>
              <w:t>urrent load</w:t>
            </w: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1</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2</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3</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4</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5</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6</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7</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8</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BE3122"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BE3122" w:rsidRPr="00BE3122" w:rsidRDefault="00BE3122" w:rsidP="00BE3122">
            <w:pPr>
              <w:widowControl/>
              <w:jc w:val="right"/>
              <w:rPr>
                <w:rFonts w:ascii="Arial" w:hAnsi="Arial" w:cs="Arial"/>
                <w:color w:val="000000"/>
                <w:kern w:val="0"/>
                <w:sz w:val="22"/>
                <w:szCs w:val="22"/>
              </w:rPr>
            </w:pPr>
            <w:r w:rsidRPr="00BE3122">
              <w:rPr>
                <w:rFonts w:ascii="Arial" w:hAnsi="Arial" w:cs="Arial"/>
                <w:color w:val="000000"/>
                <w:kern w:val="0"/>
                <w:sz w:val="22"/>
                <w:szCs w:val="22"/>
              </w:rPr>
              <w:t>9</w:t>
            </w:r>
          </w:p>
        </w:tc>
        <w:tc>
          <w:tcPr>
            <w:tcW w:w="1360"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BE3122" w:rsidRPr="00BE3122" w:rsidRDefault="00BE3122" w:rsidP="00BE3122">
            <w:pPr>
              <w:widowControl/>
              <w:jc w:val="left"/>
              <w:rPr>
                <w:rFonts w:ascii="Arial" w:hAnsi="Arial" w:cs="Arial"/>
                <w:color w:val="000000"/>
                <w:kern w:val="0"/>
                <w:sz w:val="22"/>
                <w:szCs w:val="22"/>
              </w:rPr>
            </w:pPr>
          </w:p>
        </w:tc>
      </w:tr>
      <w:tr w:rsidR="00DF54D4"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DF54D4" w:rsidRPr="00BE3122" w:rsidRDefault="00DF54D4" w:rsidP="00432E28">
            <w:pPr>
              <w:widowControl/>
              <w:jc w:val="right"/>
              <w:rPr>
                <w:rFonts w:ascii="Arial" w:hAnsi="Arial" w:cs="Arial"/>
                <w:color w:val="000000"/>
                <w:kern w:val="0"/>
                <w:sz w:val="22"/>
                <w:szCs w:val="22"/>
              </w:rPr>
            </w:pPr>
            <w:r w:rsidRPr="00BE3122">
              <w:rPr>
                <w:rFonts w:ascii="Arial" w:hAnsi="Arial" w:cs="Arial"/>
                <w:color w:val="000000"/>
                <w:kern w:val="0"/>
                <w:sz w:val="22"/>
                <w:szCs w:val="22"/>
              </w:rPr>
              <w:t>10</w:t>
            </w:r>
          </w:p>
        </w:tc>
        <w:tc>
          <w:tcPr>
            <w:tcW w:w="1360" w:type="dxa"/>
            <w:tcBorders>
              <w:top w:val="nil"/>
              <w:left w:val="nil"/>
              <w:bottom w:val="single" w:sz="4" w:space="0" w:color="auto"/>
              <w:right w:val="single" w:sz="4" w:space="0" w:color="auto"/>
            </w:tcBorders>
            <w:shd w:val="clear" w:color="auto" w:fill="auto"/>
            <w:noWrap/>
            <w:vAlign w:val="center"/>
            <w:hideMark/>
          </w:tcPr>
          <w:p w:rsidR="00DF54D4" w:rsidRPr="00BE3122" w:rsidRDefault="00DF54D4" w:rsidP="00432E28">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DF54D4" w:rsidRPr="00BE3122" w:rsidRDefault="00DF54D4" w:rsidP="00432E28">
            <w:pPr>
              <w:keepNext/>
              <w:widowControl/>
              <w:jc w:val="left"/>
              <w:rPr>
                <w:rFonts w:ascii="Arial" w:hAnsi="Arial" w:cs="Arial"/>
                <w:color w:val="000000"/>
                <w:kern w:val="0"/>
                <w:sz w:val="22"/>
                <w:szCs w:val="22"/>
              </w:rPr>
            </w:pPr>
          </w:p>
        </w:tc>
      </w:tr>
      <w:tr w:rsidR="00DF54D4" w:rsidRPr="00BE3122" w:rsidTr="00F853E8">
        <w:trPr>
          <w:trHeight w:val="285"/>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DF54D4" w:rsidRPr="00BE3122" w:rsidRDefault="00DF54D4" w:rsidP="00BE3122">
            <w:pPr>
              <w:widowControl/>
              <w:jc w:val="right"/>
              <w:rPr>
                <w:rFonts w:ascii="Arial" w:hAnsi="Arial" w:cs="Arial"/>
                <w:color w:val="000000"/>
                <w:kern w:val="0"/>
                <w:sz w:val="22"/>
                <w:szCs w:val="22"/>
              </w:rPr>
            </w:pPr>
            <w:r>
              <w:rPr>
                <w:rFonts w:ascii="Arial" w:hAnsi="Arial" w:cs="Arial" w:hint="eastAsia"/>
                <w:color w:val="000000"/>
                <w:kern w:val="0"/>
                <w:sz w:val="22"/>
                <w:szCs w:val="22"/>
              </w:rPr>
              <w:t>11</w:t>
            </w:r>
          </w:p>
        </w:tc>
        <w:tc>
          <w:tcPr>
            <w:tcW w:w="1360" w:type="dxa"/>
            <w:tcBorders>
              <w:top w:val="nil"/>
              <w:left w:val="nil"/>
              <w:bottom w:val="single" w:sz="4" w:space="0" w:color="auto"/>
              <w:right w:val="single" w:sz="4" w:space="0" w:color="auto"/>
            </w:tcBorders>
            <w:shd w:val="clear" w:color="auto" w:fill="auto"/>
            <w:noWrap/>
            <w:vAlign w:val="center"/>
            <w:hideMark/>
          </w:tcPr>
          <w:p w:rsidR="00DF54D4" w:rsidRPr="00BE3122" w:rsidRDefault="00DF54D4" w:rsidP="00BE3122">
            <w:pPr>
              <w:widowControl/>
              <w:jc w:val="left"/>
              <w:rPr>
                <w:rFonts w:ascii="Arial" w:hAnsi="Arial" w:cs="Arial"/>
                <w:color w:val="000000"/>
                <w:kern w:val="0"/>
                <w:sz w:val="22"/>
                <w:szCs w:val="22"/>
              </w:rPr>
            </w:pPr>
          </w:p>
        </w:tc>
        <w:tc>
          <w:tcPr>
            <w:tcW w:w="1617" w:type="dxa"/>
            <w:tcBorders>
              <w:top w:val="nil"/>
              <w:left w:val="nil"/>
              <w:bottom w:val="single" w:sz="4" w:space="0" w:color="auto"/>
              <w:right w:val="single" w:sz="4" w:space="0" w:color="auto"/>
            </w:tcBorders>
            <w:shd w:val="clear" w:color="auto" w:fill="auto"/>
            <w:noWrap/>
            <w:vAlign w:val="center"/>
            <w:hideMark/>
          </w:tcPr>
          <w:p w:rsidR="00DF54D4" w:rsidRPr="00BE3122" w:rsidRDefault="00DF54D4" w:rsidP="00BE3122">
            <w:pPr>
              <w:keepNext/>
              <w:widowControl/>
              <w:jc w:val="left"/>
              <w:rPr>
                <w:rFonts w:ascii="Arial" w:hAnsi="Arial" w:cs="Arial"/>
                <w:color w:val="000000"/>
                <w:kern w:val="0"/>
                <w:sz w:val="22"/>
                <w:szCs w:val="22"/>
              </w:rPr>
            </w:pPr>
          </w:p>
        </w:tc>
      </w:tr>
    </w:tbl>
    <w:p w:rsidR="00F853E8" w:rsidRPr="00B83488" w:rsidRDefault="00483414" w:rsidP="00F853E8">
      <w:pPr>
        <w:pStyle w:val="af"/>
        <w:rPr>
          <w:rFonts w:ascii="Arial" w:hAnsi="Arial" w:cs="Arial"/>
        </w:rPr>
      </w:pPr>
      <w:r w:rsidRPr="00483414">
        <w:rPr>
          <w:rFonts w:ascii="Arial" w:hAnsi="Arial" w:cs="Arial"/>
        </w:rPr>
        <w:t xml:space="preserve">Table </w:t>
      </w:r>
      <w:r w:rsidR="00074B78" w:rsidRPr="00483414">
        <w:rPr>
          <w:rFonts w:ascii="Arial" w:hAnsi="Arial" w:cs="Arial"/>
        </w:rPr>
        <w:fldChar w:fldCharType="begin"/>
      </w:r>
      <w:r w:rsidRPr="00483414">
        <w:rPr>
          <w:rFonts w:ascii="Arial" w:hAnsi="Arial" w:cs="Arial"/>
        </w:rPr>
        <w:instrText xml:space="preserve"> SEQ Table \* ARABIC </w:instrText>
      </w:r>
      <w:r w:rsidR="00074B78" w:rsidRPr="00483414">
        <w:rPr>
          <w:rFonts w:ascii="Arial" w:hAnsi="Arial" w:cs="Arial"/>
        </w:rPr>
        <w:fldChar w:fldCharType="separate"/>
      </w:r>
      <w:r w:rsidR="006F0941">
        <w:rPr>
          <w:rFonts w:ascii="Arial" w:hAnsi="Arial" w:cs="Arial"/>
          <w:noProof/>
        </w:rPr>
        <w:t>20</w:t>
      </w:r>
      <w:r w:rsidR="00074B78" w:rsidRPr="00483414">
        <w:rPr>
          <w:rFonts w:ascii="Arial" w:hAnsi="Arial" w:cs="Arial"/>
        </w:rPr>
        <w:fldChar w:fldCharType="end"/>
      </w:r>
    </w:p>
    <w:p w:rsidR="00F60ED4" w:rsidRPr="00C83A30" w:rsidRDefault="00F60ED4" w:rsidP="00F853E8">
      <w:pPr>
        <w:pStyle w:val="af"/>
        <w:jc w:val="both"/>
        <w:rPr>
          <w:rFonts w:ascii="Arial" w:hAnsi="Arial" w:cs="Arial"/>
        </w:rPr>
      </w:pPr>
    </w:p>
    <w:p w:rsidR="00463E0F" w:rsidRDefault="00193FB1" w:rsidP="00463E0F">
      <w:pPr>
        <w:rPr>
          <w:rFonts w:ascii="Arial" w:hAnsi="Arial" w:cs="Arial"/>
        </w:rPr>
      </w:pPr>
      <w:r w:rsidRPr="00193FB1">
        <w:rPr>
          <w:rFonts w:ascii="Arial" w:hAnsi="Arial" w:cs="Arial"/>
        </w:rPr>
        <w:t>Test pattern:</w:t>
      </w:r>
    </w:p>
    <w:p w:rsidR="003D4F5F" w:rsidRPr="00193FB1" w:rsidRDefault="003D4F5F" w:rsidP="00463E0F">
      <w:pPr>
        <w:rPr>
          <w:rFonts w:ascii="Arial" w:hAnsi="Arial" w:cs="Arial"/>
        </w:rPr>
      </w:pPr>
    </w:p>
    <w:p w:rsidR="00030ACA" w:rsidRDefault="008668CE" w:rsidP="00A21DA8">
      <w:pPr>
        <w:pStyle w:val="2"/>
        <w:rPr>
          <w:rFonts w:cs="Arial"/>
        </w:rPr>
      </w:pPr>
      <w:bookmarkStart w:id="42" w:name="_Toc491167901"/>
      <w:r w:rsidRPr="00AB5FC0">
        <w:rPr>
          <w:rFonts w:cs="Arial"/>
        </w:rPr>
        <w:t>SCAN</w:t>
      </w:r>
      <w:r w:rsidR="00E50698">
        <w:rPr>
          <w:rFonts w:cs="Arial"/>
        </w:rPr>
        <w:t xml:space="preserve"> DC</w:t>
      </w:r>
      <w:r w:rsidR="00305A31">
        <w:rPr>
          <w:rFonts w:cs="Arial" w:hint="eastAsia"/>
        </w:rPr>
        <w:t xml:space="preserve"> and AC</w:t>
      </w:r>
      <w:r w:rsidR="00463E0F">
        <w:rPr>
          <w:rFonts w:cs="Arial" w:hint="eastAsia"/>
        </w:rPr>
        <w:t xml:space="preserve"> Test</w:t>
      </w:r>
      <w:bookmarkEnd w:id="42"/>
    </w:p>
    <w:p w:rsidR="003D4F5F" w:rsidRPr="008D2E47" w:rsidRDefault="003D4F5F" w:rsidP="003D4F5F">
      <w:pPr>
        <w:pStyle w:val="af"/>
        <w:ind w:firstLineChars="1000" w:firstLine="2108"/>
        <w:jc w:val="both"/>
      </w:pPr>
      <w:r>
        <w:rPr>
          <w:rFonts w:hint="eastAsia"/>
        </w:rPr>
        <w:t xml:space="preserve">         </w:t>
      </w:r>
      <w:r w:rsidRPr="008D2E47">
        <w:t>SCAN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D4F5F" w:rsidRPr="008D2E47" w:rsidTr="00000665">
        <w:tc>
          <w:tcPr>
            <w:tcW w:w="4261" w:type="dxa"/>
            <w:shd w:val="clear" w:color="auto" w:fill="BFBFBF"/>
          </w:tcPr>
          <w:p w:rsidR="003D4F5F" w:rsidRPr="008D2E47" w:rsidRDefault="003D4F5F" w:rsidP="00000665">
            <w:pPr>
              <w:jc w:val="center"/>
              <w:rPr>
                <w:b/>
              </w:rPr>
            </w:pPr>
            <w:r w:rsidRPr="008D2E47">
              <w:rPr>
                <w:b/>
              </w:rPr>
              <w:t>Constraints</w:t>
            </w:r>
          </w:p>
        </w:tc>
        <w:tc>
          <w:tcPr>
            <w:tcW w:w="4261" w:type="dxa"/>
            <w:shd w:val="clear" w:color="auto" w:fill="BFBFBF"/>
          </w:tcPr>
          <w:p w:rsidR="003D4F5F" w:rsidRPr="008D2E47" w:rsidRDefault="003D4F5F" w:rsidP="00000665">
            <w:pPr>
              <w:jc w:val="center"/>
              <w:rPr>
                <w:b/>
              </w:rPr>
            </w:pPr>
            <w:r w:rsidRPr="008D2E47">
              <w:rPr>
                <w:b/>
              </w:rPr>
              <w:t>Values</w:t>
            </w:r>
          </w:p>
        </w:tc>
      </w:tr>
      <w:tr w:rsidR="003D4F5F" w:rsidRPr="008D2E47" w:rsidTr="00000665">
        <w:tc>
          <w:tcPr>
            <w:tcW w:w="4261" w:type="dxa"/>
          </w:tcPr>
          <w:p w:rsidR="003D4F5F" w:rsidRPr="008D2E47" w:rsidRDefault="003D4F5F" w:rsidP="00000665">
            <w:pPr>
              <w:jc w:val="left"/>
            </w:pPr>
            <w:r w:rsidRPr="008D2E47">
              <w:t>Scan model</w:t>
            </w:r>
          </w:p>
        </w:tc>
        <w:tc>
          <w:tcPr>
            <w:tcW w:w="4261" w:type="dxa"/>
          </w:tcPr>
          <w:p w:rsidR="003D4F5F" w:rsidRPr="008D2E47" w:rsidRDefault="003D4F5F" w:rsidP="00000665">
            <w:pPr>
              <w:jc w:val="left"/>
            </w:pPr>
            <w:r>
              <w:rPr>
                <w:rFonts w:hint="eastAsia"/>
              </w:rPr>
              <w:t xml:space="preserve">Internal </w:t>
            </w:r>
            <w:r w:rsidRPr="008D2E47">
              <w:t>&amp; compression</w:t>
            </w:r>
          </w:p>
        </w:tc>
      </w:tr>
      <w:tr w:rsidR="003D4F5F" w:rsidRPr="008D2E47" w:rsidTr="00000665">
        <w:tc>
          <w:tcPr>
            <w:tcW w:w="4261" w:type="dxa"/>
          </w:tcPr>
          <w:p w:rsidR="003D4F5F" w:rsidRPr="008D2E47" w:rsidRDefault="003D4F5F" w:rsidP="00000665">
            <w:pPr>
              <w:jc w:val="left"/>
            </w:pPr>
            <w:r w:rsidRPr="008D2E47">
              <w:t>Scan style</w:t>
            </w:r>
          </w:p>
        </w:tc>
        <w:tc>
          <w:tcPr>
            <w:tcW w:w="4261" w:type="dxa"/>
          </w:tcPr>
          <w:p w:rsidR="003D4F5F" w:rsidRPr="008D2E47" w:rsidRDefault="003D4F5F" w:rsidP="00000665">
            <w:pPr>
              <w:jc w:val="left"/>
            </w:pPr>
            <w:r w:rsidRPr="008D2E47">
              <w:t>Multiplexed flip-flop</w:t>
            </w:r>
          </w:p>
        </w:tc>
      </w:tr>
      <w:tr w:rsidR="003D4F5F" w:rsidRPr="008D2E47" w:rsidTr="00000665">
        <w:tc>
          <w:tcPr>
            <w:tcW w:w="4261" w:type="dxa"/>
          </w:tcPr>
          <w:p w:rsidR="003D4F5F" w:rsidRPr="008D2E47" w:rsidRDefault="003D4F5F" w:rsidP="00000665">
            <w:pPr>
              <w:jc w:val="left"/>
            </w:pPr>
            <w:r>
              <w:rPr>
                <w:rFonts w:hint="eastAsia"/>
              </w:rPr>
              <w:t>Scan registers Number</w:t>
            </w:r>
          </w:p>
        </w:tc>
        <w:tc>
          <w:tcPr>
            <w:tcW w:w="4261" w:type="dxa"/>
          </w:tcPr>
          <w:p w:rsidR="003D4F5F" w:rsidRPr="008D2E47" w:rsidRDefault="003D4F5F" w:rsidP="00000665">
            <w:pPr>
              <w:jc w:val="left"/>
            </w:pPr>
            <w:r>
              <w:rPr>
                <w:rFonts w:hint="eastAsia"/>
              </w:rPr>
              <w:t>380384( include ddrphy ~30000)</w:t>
            </w:r>
          </w:p>
        </w:tc>
      </w:tr>
      <w:tr w:rsidR="003D4F5F" w:rsidRPr="008D2E47" w:rsidTr="00000665">
        <w:tc>
          <w:tcPr>
            <w:tcW w:w="4261" w:type="dxa"/>
          </w:tcPr>
          <w:p w:rsidR="003D4F5F" w:rsidRPr="008D2E47" w:rsidRDefault="003D4F5F" w:rsidP="00000665">
            <w:pPr>
              <w:jc w:val="left"/>
            </w:pPr>
            <w:r w:rsidRPr="008D2E47">
              <w:t>Scan chain count</w:t>
            </w:r>
          </w:p>
        </w:tc>
        <w:tc>
          <w:tcPr>
            <w:tcW w:w="4261" w:type="dxa"/>
          </w:tcPr>
          <w:p w:rsidR="003D4F5F" w:rsidRPr="008D2E47" w:rsidRDefault="003D4F5F" w:rsidP="00000665">
            <w:pPr>
              <w:jc w:val="left"/>
            </w:pPr>
            <w:r>
              <w:rPr>
                <w:rFonts w:hint="eastAsia"/>
              </w:rPr>
              <w:t xml:space="preserve">57 </w:t>
            </w:r>
          </w:p>
        </w:tc>
      </w:tr>
      <w:tr w:rsidR="003D4F5F" w:rsidRPr="008D2E47" w:rsidTr="00000665">
        <w:tc>
          <w:tcPr>
            <w:tcW w:w="4261" w:type="dxa"/>
          </w:tcPr>
          <w:p w:rsidR="003D4F5F" w:rsidRPr="008D2E47" w:rsidRDefault="003D4F5F" w:rsidP="00000665">
            <w:pPr>
              <w:jc w:val="left"/>
            </w:pPr>
            <w:r w:rsidRPr="008D2E47">
              <w:t>Clock mixing</w:t>
            </w:r>
          </w:p>
        </w:tc>
        <w:tc>
          <w:tcPr>
            <w:tcW w:w="4261" w:type="dxa"/>
          </w:tcPr>
          <w:p w:rsidR="003D4F5F" w:rsidRPr="008D2E47" w:rsidRDefault="003D4F5F" w:rsidP="00000665">
            <w:pPr>
              <w:jc w:val="left"/>
            </w:pPr>
            <w:r>
              <w:rPr>
                <w:rFonts w:hint="eastAsia"/>
              </w:rPr>
              <w:t>yes</w:t>
            </w:r>
          </w:p>
        </w:tc>
      </w:tr>
      <w:tr w:rsidR="003D4F5F" w:rsidRPr="008D2E47" w:rsidTr="00000665">
        <w:tc>
          <w:tcPr>
            <w:tcW w:w="4261" w:type="dxa"/>
          </w:tcPr>
          <w:p w:rsidR="003D4F5F" w:rsidRPr="008D2E47" w:rsidRDefault="003D4F5F" w:rsidP="00000665">
            <w:pPr>
              <w:jc w:val="left"/>
            </w:pPr>
            <w:r>
              <w:t>C</w:t>
            </w:r>
            <w:r>
              <w:rPr>
                <w:rFonts w:hint="eastAsia"/>
              </w:rPr>
              <w:t>ompress ratio</w:t>
            </w:r>
          </w:p>
        </w:tc>
        <w:tc>
          <w:tcPr>
            <w:tcW w:w="4261" w:type="dxa"/>
          </w:tcPr>
          <w:p w:rsidR="003D4F5F" w:rsidRDefault="003D4F5F" w:rsidP="00000665">
            <w:pPr>
              <w:jc w:val="left"/>
            </w:pPr>
            <w:r>
              <w:rPr>
                <w:rFonts w:hint="eastAsia"/>
              </w:rPr>
              <w:t>35</w:t>
            </w:r>
          </w:p>
        </w:tc>
      </w:tr>
    </w:tbl>
    <w:p w:rsidR="003D4F5F" w:rsidRPr="003D4F5F" w:rsidRDefault="003D4F5F" w:rsidP="003D4F5F"/>
    <w:p w:rsidR="00416CED" w:rsidRDefault="00416CED" w:rsidP="00A21DA8">
      <w:pPr>
        <w:rPr>
          <w:rFonts w:ascii="Arial" w:hAnsi="Arial" w:cs="Arial"/>
          <w:sz w:val="22"/>
          <w:szCs w:val="22"/>
        </w:rPr>
      </w:pPr>
    </w:p>
    <w:p w:rsidR="00751E5F" w:rsidRPr="008D2E47" w:rsidRDefault="00751E5F" w:rsidP="00751E5F">
      <w:pPr>
        <w:pStyle w:val="af"/>
      </w:pPr>
      <w:r>
        <w:rPr>
          <w:rFonts w:hint="eastAsia"/>
        </w:rPr>
        <w:t>SOC</w:t>
      </w:r>
      <w:r w:rsidRPr="008D2E47">
        <w:t xml:space="preserve"> SCAN test Pads distribution table</w:t>
      </w:r>
    </w:p>
    <w:tbl>
      <w:tblPr>
        <w:tblW w:w="7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96"/>
        <w:gridCol w:w="1779"/>
        <w:gridCol w:w="1918"/>
        <w:gridCol w:w="1843"/>
      </w:tblGrid>
      <w:tr w:rsidR="00751E5F" w:rsidRPr="008D2E47" w:rsidTr="00000665">
        <w:trPr>
          <w:jc w:val="center"/>
        </w:trPr>
        <w:tc>
          <w:tcPr>
            <w:tcW w:w="2396" w:type="dxa"/>
            <w:shd w:val="clear" w:color="auto" w:fill="BFBFBF"/>
            <w:vAlign w:val="center"/>
          </w:tcPr>
          <w:p w:rsidR="00751E5F" w:rsidRPr="008D2E47" w:rsidRDefault="00751E5F" w:rsidP="00000665">
            <w:pPr>
              <w:jc w:val="center"/>
              <w:rPr>
                <w:b/>
              </w:rPr>
            </w:pPr>
            <w:r w:rsidRPr="008D2E47">
              <w:rPr>
                <w:b/>
              </w:rPr>
              <w:t>Scan Ports</w:t>
            </w:r>
          </w:p>
        </w:tc>
        <w:tc>
          <w:tcPr>
            <w:tcW w:w="1779" w:type="dxa"/>
            <w:shd w:val="clear" w:color="auto" w:fill="BFBFBF"/>
            <w:vAlign w:val="center"/>
          </w:tcPr>
          <w:p w:rsidR="00751E5F" w:rsidRPr="008D2E47" w:rsidRDefault="00751E5F" w:rsidP="00000665">
            <w:pPr>
              <w:jc w:val="center"/>
              <w:rPr>
                <w:b/>
              </w:rPr>
            </w:pPr>
            <w:r>
              <w:rPr>
                <w:b/>
              </w:rPr>
              <w:t>Port</w:t>
            </w:r>
            <w:r>
              <w:rPr>
                <w:rFonts w:hint="eastAsia"/>
                <w:b/>
              </w:rPr>
              <w:t xml:space="preserve"> Dir</w:t>
            </w:r>
          </w:p>
        </w:tc>
        <w:tc>
          <w:tcPr>
            <w:tcW w:w="1918" w:type="dxa"/>
            <w:shd w:val="clear" w:color="auto" w:fill="BFBFBF"/>
          </w:tcPr>
          <w:p w:rsidR="00751E5F" w:rsidRPr="008D2E47" w:rsidRDefault="00751E5F" w:rsidP="00000665">
            <w:pPr>
              <w:jc w:val="center"/>
              <w:rPr>
                <w:b/>
              </w:rPr>
            </w:pPr>
            <w:r w:rsidRPr="008D2E47">
              <w:rPr>
                <w:b/>
              </w:rPr>
              <w:t xml:space="preserve">Port </w:t>
            </w:r>
            <w:r>
              <w:rPr>
                <w:rFonts w:hint="eastAsia"/>
                <w:b/>
              </w:rPr>
              <w:t>Type</w:t>
            </w:r>
          </w:p>
        </w:tc>
        <w:tc>
          <w:tcPr>
            <w:tcW w:w="1843" w:type="dxa"/>
            <w:shd w:val="clear" w:color="auto" w:fill="BFBFBF"/>
          </w:tcPr>
          <w:p w:rsidR="00751E5F" w:rsidRPr="008D2E47" w:rsidRDefault="00751E5F" w:rsidP="00000665">
            <w:pPr>
              <w:jc w:val="center"/>
              <w:rPr>
                <w:b/>
              </w:rPr>
            </w:pPr>
            <w:r>
              <w:rPr>
                <w:b/>
              </w:rPr>
              <w:t>C</w:t>
            </w:r>
            <w:r>
              <w:rPr>
                <w:rFonts w:hint="eastAsia"/>
                <w:b/>
              </w:rPr>
              <w:t>hain length</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CLOCKREC0_OUT</w:t>
            </w:r>
          </w:p>
        </w:tc>
        <w:tc>
          <w:tcPr>
            <w:tcW w:w="1779" w:type="dxa"/>
          </w:tcPr>
          <w:p w:rsidR="00751E5F" w:rsidRDefault="00751E5F" w:rsidP="00000665">
            <w:r w:rsidRPr="00E10A0A">
              <w:rPr>
                <w:rFonts w:hint="eastAsia"/>
              </w:rPr>
              <w:t>INPUT</w:t>
            </w:r>
          </w:p>
        </w:tc>
        <w:tc>
          <w:tcPr>
            <w:tcW w:w="1918" w:type="dxa"/>
            <w:vAlign w:val="center"/>
          </w:tcPr>
          <w:p w:rsidR="00751E5F" w:rsidRPr="008D2E47" w:rsidRDefault="00751E5F" w:rsidP="00000665">
            <w:pPr>
              <w:jc w:val="center"/>
            </w:pPr>
            <w:r>
              <w:rPr>
                <w:rFonts w:hint="eastAsia"/>
              </w:rPr>
              <w:t>Test clock</w:t>
            </w:r>
          </w:p>
        </w:tc>
        <w:tc>
          <w:tcPr>
            <w:tcW w:w="1843" w:type="dxa"/>
          </w:tcPr>
          <w:p w:rsidR="00751E5F" w:rsidRPr="008D2E47" w:rsidRDefault="00751E5F" w:rsidP="00000665">
            <w:pPr>
              <w:jc w:val="center"/>
            </w:pPr>
          </w:p>
        </w:tc>
      </w:tr>
      <w:tr w:rsidR="00751E5F" w:rsidRPr="008D2E47" w:rsidTr="00000665">
        <w:trPr>
          <w:jc w:val="center"/>
        </w:trPr>
        <w:tc>
          <w:tcPr>
            <w:tcW w:w="2396" w:type="dxa"/>
            <w:vAlign w:val="bottom"/>
          </w:tcPr>
          <w:p w:rsidR="00751E5F" w:rsidRDefault="00751E5F" w:rsidP="00000665">
            <w:pPr>
              <w:rPr>
                <w:color w:val="000000"/>
                <w:sz w:val="22"/>
                <w:szCs w:val="22"/>
              </w:rPr>
            </w:pPr>
            <w:r>
              <w:rPr>
                <w:rFonts w:hint="eastAsia"/>
                <w:color w:val="000000"/>
                <w:sz w:val="22"/>
                <w:szCs w:val="22"/>
              </w:rPr>
              <w:t>M1_LED_LINK</w:t>
            </w:r>
          </w:p>
        </w:tc>
        <w:tc>
          <w:tcPr>
            <w:tcW w:w="1779" w:type="dxa"/>
          </w:tcPr>
          <w:p w:rsidR="00751E5F" w:rsidRDefault="00751E5F" w:rsidP="00000665">
            <w:r w:rsidRPr="00E10A0A">
              <w:rPr>
                <w:rFonts w:hint="eastAsia"/>
              </w:rPr>
              <w:t>INPUT</w:t>
            </w:r>
          </w:p>
        </w:tc>
        <w:tc>
          <w:tcPr>
            <w:tcW w:w="1918" w:type="dxa"/>
            <w:vAlign w:val="center"/>
          </w:tcPr>
          <w:p w:rsidR="00751E5F" w:rsidRDefault="00751E5F" w:rsidP="00000665">
            <w:pPr>
              <w:jc w:val="center"/>
            </w:pPr>
            <w:r>
              <w:rPr>
                <w:rFonts w:hint="eastAsia"/>
              </w:rPr>
              <w:t>Ate clock</w:t>
            </w:r>
          </w:p>
        </w:tc>
        <w:tc>
          <w:tcPr>
            <w:tcW w:w="1843" w:type="dxa"/>
          </w:tcPr>
          <w:p w:rsidR="00751E5F" w:rsidRDefault="00751E5F" w:rsidP="00000665">
            <w:pPr>
              <w:jc w:val="center"/>
            </w:pPr>
          </w:p>
        </w:tc>
      </w:tr>
      <w:tr w:rsidR="00751E5F" w:rsidRPr="008D2E47" w:rsidTr="00000665">
        <w:trPr>
          <w:jc w:val="center"/>
        </w:trPr>
        <w:tc>
          <w:tcPr>
            <w:tcW w:w="2396" w:type="dxa"/>
            <w:vAlign w:val="bottom"/>
          </w:tcPr>
          <w:p w:rsidR="00751E5F" w:rsidRDefault="00751E5F" w:rsidP="00000665">
            <w:pPr>
              <w:rPr>
                <w:color w:val="000000"/>
                <w:sz w:val="22"/>
                <w:szCs w:val="22"/>
              </w:rPr>
            </w:pPr>
            <w:r>
              <w:rPr>
                <w:rFonts w:hint="eastAsia"/>
                <w:color w:val="000000"/>
                <w:sz w:val="22"/>
                <w:szCs w:val="22"/>
              </w:rPr>
              <w:t>RESETCHIP</w:t>
            </w:r>
          </w:p>
        </w:tc>
        <w:tc>
          <w:tcPr>
            <w:tcW w:w="1779" w:type="dxa"/>
          </w:tcPr>
          <w:p w:rsidR="00751E5F" w:rsidRDefault="00751E5F" w:rsidP="00000665">
            <w:r w:rsidRPr="00E10A0A">
              <w:rPr>
                <w:rFonts w:hint="eastAsia"/>
              </w:rPr>
              <w:t>INPUT</w:t>
            </w:r>
          </w:p>
        </w:tc>
        <w:tc>
          <w:tcPr>
            <w:tcW w:w="1918" w:type="dxa"/>
            <w:vAlign w:val="center"/>
          </w:tcPr>
          <w:p w:rsidR="00751E5F" w:rsidRDefault="00751E5F" w:rsidP="00000665">
            <w:pPr>
              <w:jc w:val="center"/>
            </w:pPr>
            <w:r>
              <w:rPr>
                <w:rFonts w:hint="eastAsia"/>
              </w:rPr>
              <w:t>Test reset</w:t>
            </w:r>
          </w:p>
        </w:tc>
        <w:tc>
          <w:tcPr>
            <w:tcW w:w="1843" w:type="dxa"/>
          </w:tcPr>
          <w:p w:rsidR="00751E5F" w:rsidRDefault="00751E5F" w:rsidP="00000665">
            <w:pPr>
              <w:jc w:val="center"/>
            </w:pPr>
          </w:p>
        </w:tc>
      </w:tr>
      <w:tr w:rsidR="00751E5F" w:rsidRPr="008D2E47" w:rsidTr="00000665">
        <w:trPr>
          <w:jc w:val="center"/>
        </w:trPr>
        <w:tc>
          <w:tcPr>
            <w:tcW w:w="2396" w:type="dxa"/>
            <w:vAlign w:val="bottom"/>
          </w:tcPr>
          <w:p w:rsidR="00751E5F" w:rsidRDefault="00751E5F" w:rsidP="00000665">
            <w:pPr>
              <w:rPr>
                <w:color w:val="000000"/>
                <w:sz w:val="22"/>
                <w:szCs w:val="22"/>
              </w:rPr>
            </w:pPr>
            <w:r>
              <w:rPr>
                <w:rFonts w:hint="eastAsia"/>
                <w:color w:val="000000"/>
                <w:sz w:val="22"/>
                <w:szCs w:val="22"/>
              </w:rPr>
              <w:t>CLOCKREC0_VALID</w:t>
            </w:r>
          </w:p>
        </w:tc>
        <w:tc>
          <w:tcPr>
            <w:tcW w:w="1779" w:type="dxa"/>
          </w:tcPr>
          <w:p w:rsidR="00751E5F" w:rsidRDefault="00751E5F" w:rsidP="00000665">
            <w:r w:rsidRPr="00E10A0A">
              <w:rPr>
                <w:rFonts w:hint="eastAsia"/>
              </w:rPr>
              <w:t>INPUT</w:t>
            </w:r>
          </w:p>
        </w:tc>
        <w:tc>
          <w:tcPr>
            <w:tcW w:w="1918" w:type="dxa"/>
            <w:vAlign w:val="center"/>
          </w:tcPr>
          <w:p w:rsidR="00751E5F" w:rsidRDefault="00751E5F" w:rsidP="00000665">
            <w:pPr>
              <w:jc w:val="center"/>
            </w:pPr>
            <w:r>
              <w:t>S</w:t>
            </w:r>
            <w:r>
              <w:rPr>
                <w:rFonts w:hint="eastAsia"/>
              </w:rPr>
              <w:t>can enable</w:t>
            </w:r>
          </w:p>
        </w:tc>
        <w:tc>
          <w:tcPr>
            <w:tcW w:w="1843" w:type="dxa"/>
          </w:tcPr>
          <w:p w:rsidR="00751E5F" w:rsidRDefault="00751E5F" w:rsidP="00000665">
            <w:pPr>
              <w:jc w:val="center"/>
            </w:pPr>
          </w:p>
        </w:tc>
      </w:tr>
      <w:tr w:rsidR="00751E5F" w:rsidRPr="008D2E47" w:rsidTr="00000665">
        <w:trPr>
          <w:jc w:val="center"/>
        </w:trPr>
        <w:tc>
          <w:tcPr>
            <w:tcW w:w="2396" w:type="dxa"/>
            <w:vAlign w:val="bottom"/>
          </w:tcPr>
          <w:p w:rsidR="00751E5F" w:rsidRDefault="00751E5F" w:rsidP="00000665">
            <w:pPr>
              <w:rPr>
                <w:color w:val="000000"/>
                <w:sz w:val="22"/>
                <w:szCs w:val="22"/>
              </w:rPr>
            </w:pPr>
            <w:r>
              <w:rPr>
                <w:rFonts w:hint="eastAsia"/>
                <w:color w:val="000000"/>
                <w:sz w:val="22"/>
                <w:szCs w:val="22"/>
              </w:rPr>
              <w:t>CLOCKCORE</w:t>
            </w:r>
          </w:p>
        </w:tc>
        <w:tc>
          <w:tcPr>
            <w:tcW w:w="1779" w:type="dxa"/>
          </w:tcPr>
          <w:p w:rsidR="00751E5F" w:rsidRDefault="00751E5F" w:rsidP="00000665">
            <w:r w:rsidRPr="00E10A0A">
              <w:rPr>
                <w:rFonts w:hint="eastAsia"/>
              </w:rPr>
              <w:t>INPUT</w:t>
            </w:r>
          </w:p>
        </w:tc>
        <w:tc>
          <w:tcPr>
            <w:tcW w:w="1918" w:type="dxa"/>
            <w:vAlign w:val="center"/>
          </w:tcPr>
          <w:p w:rsidR="00751E5F" w:rsidRDefault="00751E5F" w:rsidP="00000665">
            <w:pPr>
              <w:jc w:val="center"/>
            </w:pPr>
            <w:r>
              <w:t>R</w:t>
            </w:r>
            <w:r>
              <w:rPr>
                <w:rFonts w:hint="eastAsia"/>
              </w:rPr>
              <w:t>ef_clk1</w:t>
            </w:r>
          </w:p>
        </w:tc>
        <w:tc>
          <w:tcPr>
            <w:tcW w:w="1843" w:type="dxa"/>
          </w:tcPr>
          <w:p w:rsidR="00751E5F" w:rsidRDefault="00751E5F" w:rsidP="00000665">
            <w:pPr>
              <w:jc w:val="center"/>
            </w:pPr>
          </w:p>
        </w:tc>
      </w:tr>
      <w:tr w:rsidR="00751E5F" w:rsidRPr="008D2E47" w:rsidTr="00000665">
        <w:trPr>
          <w:jc w:val="center"/>
        </w:trPr>
        <w:tc>
          <w:tcPr>
            <w:tcW w:w="2396" w:type="dxa"/>
            <w:vAlign w:val="bottom"/>
          </w:tcPr>
          <w:p w:rsidR="00751E5F" w:rsidRDefault="00751E5F" w:rsidP="00000665">
            <w:pPr>
              <w:rPr>
                <w:color w:val="000000"/>
                <w:sz w:val="22"/>
                <w:szCs w:val="22"/>
              </w:rPr>
            </w:pPr>
            <w:r>
              <w:rPr>
                <w:rFonts w:hint="eastAsia"/>
                <w:color w:val="000000"/>
                <w:sz w:val="22"/>
                <w:szCs w:val="22"/>
              </w:rPr>
              <w:t>CLOCKSERDES</w:t>
            </w:r>
          </w:p>
        </w:tc>
        <w:tc>
          <w:tcPr>
            <w:tcW w:w="1779" w:type="dxa"/>
          </w:tcPr>
          <w:p w:rsidR="00751E5F" w:rsidRDefault="00751E5F" w:rsidP="00000665">
            <w:r w:rsidRPr="00E10A0A">
              <w:rPr>
                <w:rFonts w:hint="eastAsia"/>
              </w:rPr>
              <w:t>INPUT</w:t>
            </w:r>
          </w:p>
        </w:tc>
        <w:tc>
          <w:tcPr>
            <w:tcW w:w="1918" w:type="dxa"/>
            <w:vAlign w:val="center"/>
          </w:tcPr>
          <w:p w:rsidR="00751E5F" w:rsidRDefault="00751E5F" w:rsidP="00000665">
            <w:pPr>
              <w:jc w:val="center"/>
            </w:pPr>
            <w:r>
              <w:t>R</w:t>
            </w:r>
            <w:r>
              <w:rPr>
                <w:rFonts w:hint="eastAsia"/>
              </w:rPr>
              <w:t>ef_clk2</w:t>
            </w:r>
          </w:p>
        </w:tc>
        <w:tc>
          <w:tcPr>
            <w:tcW w:w="1843" w:type="dxa"/>
          </w:tcPr>
          <w:p w:rsidR="00751E5F" w:rsidRDefault="00751E5F" w:rsidP="00000665">
            <w:pPr>
              <w:jc w:val="center"/>
            </w:pPr>
          </w:p>
        </w:tc>
      </w:tr>
      <w:tr w:rsidR="00751E5F" w:rsidRPr="008D2E47" w:rsidTr="00000665">
        <w:trPr>
          <w:jc w:val="center"/>
        </w:trPr>
        <w:tc>
          <w:tcPr>
            <w:tcW w:w="2396" w:type="dxa"/>
            <w:vAlign w:val="bottom"/>
          </w:tcPr>
          <w:p w:rsidR="00751E5F" w:rsidRDefault="00751E5F" w:rsidP="00000665">
            <w:pPr>
              <w:rPr>
                <w:color w:val="000000"/>
                <w:sz w:val="22"/>
                <w:szCs w:val="22"/>
              </w:rPr>
            </w:pPr>
            <w:r>
              <w:rPr>
                <w:rFonts w:hint="eastAsia"/>
                <w:color w:val="000000"/>
                <w:sz w:val="22"/>
                <w:szCs w:val="22"/>
              </w:rPr>
              <w:t>M0_LED_LINK</w:t>
            </w:r>
          </w:p>
        </w:tc>
        <w:tc>
          <w:tcPr>
            <w:tcW w:w="1779" w:type="dxa"/>
          </w:tcPr>
          <w:p w:rsidR="00751E5F" w:rsidRDefault="00751E5F" w:rsidP="00000665">
            <w:r w:rsidRPr="00E10A0A">
              <w:rPr>
                <w:rFonts w:hint="eastAsia"/>
              </w:rPr>
              <w:t>INPUT</w:t>
            </w:r>
          </w:p>
        </w:tc>
        <w:tc>
          <w:tcPr>
            <w:tcW w:w="1918" w:type="dxa"/>
            <w:vAlign w:val="center"/>
          </w:tcPr>
          <w:p w:rsidR="00751E5F" w:rsidRDefault="00751E5F" w:rsidP="00000665">
            <w:pPr>
              <w:jc w:val="center"/>
            </w:pPr>
            <w:r>
              <w:t>S</w:t>
            </w:r>
            <w:r>
              <w:rPr>
                <w:rFonts w:hint="eastAsia"/>
              </w:rPr>
              <w:t>can_compress</w:t>
            </w:r>
          </w:p>
        </w:tc>
        <w:tc>
          <w:tcPr>
            <w:tcW w:w="1843" w:type="dxa"/>
          </w:tcPr>
          <w:p w:rsidR="00751E5F" w:rsidRDefault="00751E5F" w:rsidP="00000665">
            <w:pPr>
              <w:jc w:val="center"/>
            </w:pPr>
          </w:p>
        </w:tc>
      </w:tr>
      <w:tr w:rsidR="00751E5F" w:rsidRPr="008D2E47" w:rsidTr="00000665">
        <w:trPr>
          <w:jc w:val="center"/>
        </w:trPr>
        <w:tc>
          <w:tcPr>
            <w:tcW w:w="2396" w:type="dxa"/>
            <w:vAlign w:val="bottom"/>
          </w:tcPr>
          <w:p w:rsidR="00751E5F" w:rsidRDefault="00751E5F" w:rsidP="00000665">
            <w:pPr>
              <w:rPr>
                <w:color w:val="000000"/>
                <w:sz w:val="22"/>
                <w:szCs w:val="22"/>
              </w:rPr>
            </w:pPr>
            <w:r>
              <w:rPr>
                <w:rFonts w:hint="eastAsia"/>
                <w:color w:val="000000"/>
                <w:sz w:val="22"/>
                <w:szCs w:val="22"/>
              </w:rPr>
              <w:t>M2_LED_LINK</w:t>
            </w:r>
          </w:p>
        </w:tc>
        <w:tc>
          <w:tcPr>
            <w:tcW w:w="1779" w:type="dxa"/>
          </w:tcPr>
          <w:p w:rsidR="00751E5F" w:rsidRDefault="00751E5F" w:rsidP="00000665">
            <w:r w:rsidRPr="00E10A0A">
              <w:rPr>
                <w:rFonts w:hint="eastAsia"/>
              </w:rPr>
              <w:t>INPUT</w:t>
            </w:r>
          </w:p>
        </w:tc>
        <w:tc>
          <w:tcPr>
            <w:tcW w:w="1918" w:type="dxa"/>
            <w:vAlign w:val="center"/>
          </w:tcPr>
          <w:p w:rsidR="00751E5F" w:rsidRDefault="00751E5F" w:rsidP="00000665">
            <w:pPr>
              <w:jc w:val="center"/>
            </w:pPr>
            <w:r>
              <w:t>P</w:t>
            </w:r>
            <w:r>
              <w:rPr>
                <w:rFonts w:hint="eastAsia"/>
              </w:rPr>
              <w:t>ll_reset</w:t>
            </w:r>
          </w:p>
        </w:tc>
        <w:tc>
          <w:tcPr>
            <w:tcW w:w="1843" w:type="dxa"/>
          </w:tcPr>
          <w:p w:rsidR="00751E5F" w:rsidRDefault="00751E5F" w:rsidP="00000665">
            <w:pPr>
              <w:jc w:val="center"/>
            </w:pPr>
          </w:p>
        </w:tc>
      </w:tr>
      <w:tr w:rsidR="00751E5F" w:rsidRPr="008D2E47" w:rsidTr="00000665">
        <w:trPr>
          <w:jc w:val="center"/>
        </w:trPr>
        <w:tc>
          <w:tcPr>
            <w:tcW w:w="2396" w:type="dxa"/>
            <w:vAlign w:val="bottom"/>
          </w:tcPr>
          <w:p w:rsidR="00751E5F" w:rsidRDefault="00751E5F" w:rsidP="00000665">
            <w:pPr>
              <w:rPr>
                <w:color w:val="000000"/>
                <w:sz w:val="22"/>
                <w:szCs w:val="22"/>
              </w:rPr>
            </w:pPr>
            <w:r>
              <w:rPr>
                <w:rFonts w:hint="eastAsia"/>
                <w:color w:val="000000"/>
                <w:sz w:val="22"/>
                <w:szCs w:val="22"/>
              </w:rPr>
              <w:t>M3_LED_LINK</w:t>
            </w:r>
          </w:p>
        </w:tc>
        <w:tc>
          <w:tcPr>
            <w:tcW w:w="1779" w:type="dxa"/>
          </w:tcPr>
          <w:p w:rsidR="00751E5F" w:rsidRDefault="00751E5F" w:rsidP="00000665">
            <w:r w:rsidRPr="00E10A0A">
              <w:rPr>
                <w:rFonts w:hint="eastAsia"/>
              </w:rPr>
              <w:t>INPUT</w:t>
            </w:r>
          </w:p>
        </w:tc>
        <w:tc>
          <w:tcPr>
            <w:tcW w:w="1918" w:type="dxa"/>
            <w:vAlign w:val="center"/>
          </w:tcPr>
          <w:p w:rsidR="00751E5F" w:rsidRDefault="00751E5F" w:rsidP="00000665">
            <w:pPr>
              <w:jc w:val="center"/>
            </w:pPr>
            <w:r>
              <w:t>P</w:t>
            </w:r>
            <w:r>
              <w:rPr>
                <w:rFonts w:hint="eastAsia"/>
              </w:rPr>
              <w:t>ll_bypass</w:t>
            </w:r>
          </w:p>
        </w:tc>
        <w:tc>
          <w:tcPr>
            <w:tcW w:w="1843" w:type="dxa"/>
          </w:tcPr>
          <w:p w:rsidR="00751E5F" w:rsidRDefault="00751E5F" w:rsidP="00000665">
            <w:pPr>
              <w:jc w:val="center"/>
            </w:pP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LB_RDDATA[0]</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can_in0</w:t>
            </w:r>
          </w:p>
        </w:tc>
        <w:tc>
          <w:tcPr>
            <w:tcW w:w="1843" w:type="dxa"/>
          </w:tcPr>
          <w:p w:rsidR="00751E5F" w:rsidRDefault="00751E5F" w:rsidP="00000665">
            <w:pPr>
              <w:jc w:val="center"/>
            </w:pPr>
            <w:r>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LB_RDDATA[1]</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lastRenderedPageBreak/>
              <w:t>LB_RDDATA[2]</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LB_RDDATA[3]</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LB_RDDATA[4]</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LB_RDDATA[5]</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LB_RDDATA[6]</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LB_RDDATA[7]</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LB_RDDATA[8]</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LB_RDDATA[9]</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LB_RDDATA[10]</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can_in10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LB_RDDATA[11]</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can_in11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LB_RDDATA[12]</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can_in12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LB_RDDATA[13]</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can_in13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LB_RDDATA[14]</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can_in14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LB_RDDATA[15]</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8D2E47" w:rsidRDefault="00751E5F" w:rsidP="00000665">
            <w:pPr>
              <w:jc w:val="center"/>
            </w:pPr>
            <w:r>
              <w:t>S</w:t>
            </w:r>
            <w:r>
              <w:rPr>
                <w:rFonts w:hint="eastAsia"/>
              </w:rPr>
              <w:t>can_in15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Default="00751E5F" w:rsidP="00000665">
            <w:pPr>
              <w:rPr>
                <w:color w:val="000000"/>
                <w:sz w:val="22"/>
                <w:szCs w:val="22"/>
              </w:rPr>
            </w:pPr>
            <w:r w:rsidRPr="00DE1AA2">
              <w:rPr>
                <w:color w:val="000000"/>
                <w:sz w:val="22"/>
                <w:szCs w:val="22"/>
              </w:rPr>
              <w:t>LB_ADDR[0]</w:t>
            </w:r>
          </w:p>
        </w:tc>
        <w:tc>
          <w:tcPr>
            <w:tcW w:w="1779" w:type="dxa"/>
            <w:vAlign w:val="center"/>
          </w:tcPr>
          <w:p w:rsidR="00751E5F" w:rsidRDefault="00751E5F" w:rsidP="00000665">
            <w:pPr>
              <w:jc w:val="left"/>
            </w:pPr>
            <w:r>
              <w:rPr>
                <w:rFonts w:hint="eastAsia"/>
              </w:rPr>
              <w:t>INPUT</w:t>
            </w:r>
          </w:p>
        </w:tc>
        <w:tc>
          <w:tcPr>
            <w:tcW w:w="1918" w:type="dxa"/>
          </w:tcPr>
          <w:p w:rsidR="00751E5F" w:rsidRDefault="00751E5F" w:rsidP="00000665">
            <w:pPr>
              <w:jc w:val="center"/>
            </w:pPr>
            <w:r>
              <w:t>S</w:t>
            </w:r>
            <w:r>
              <w:rPr>
                <w:rFonts w:hint="eastAsia"/>
              </w:rPr>
              <w:t>can_in16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LB_ADDR[1]</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can_in1</w:t>
            </w:r>
            <w:r>
              <w:rPr>
                <w:rFonts w:hint="eastAsia"/>
              </w:rPr>
              <w:t>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LB_ADDR[2]</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can_in1</w:t>
            </w:r>
            <w:r>
              <w:rPr>
                <w:rFonts w:hint="eastAsia"/>
              </w:rPr>
              <w:t>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LB_ADDR[3]</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can_in1</w:t>
            </w:r>
            <w:r>
              <w:rPr>
                <w:rFonts w:hint="eastAsia"/>
              </w:rPr>
              <w:t>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LB_ADDR[4]</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LB_ADDR[5]</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LB_ADDR[6]</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LB_ADDR[7]</w:t>
            </w:r>
          </w:p>
        </w:tc>
        <w:tc>
          <w:tcPr>
            <w:tcW w:w="1779" w:type="dxa"/>
            <w:vAlign w:val="center"/>
          </w:tcPr>
          <w:p w:rsidR="00751E5F"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LB_ADDR[8]</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LB_ADDR[9]</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LB_ADDR[10]</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LB_ADDR[11]</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E34F8" w:rsidRDefault="00751E5F" w:rsidP="00000665">
            <w:pPr>
              <w:rPr>
                <w:color w:val="000000"/>
                <w:sz w:val="22"/>
              </w:rPr>
            </w:pPr>
            <w:r w:rsidRPr="004E34F8">
              <w:rPr>
                <w:color w:val="000000"/>
                <w:sz w:val="22"/>
                <w:szCs w:val="22"/>
              </w:rPr>
              <w:t>LB_ADDR[12]</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LB_ADDR[13]</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29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LB_ADDR[14]</w:t>
            </w:r>
          </w:p>
        </w:tc>
        <w:tc>
          <w:tcPr>
            <w:tcW w:w="1779" w:type="dxa"/>
            <w:vAlign w:val="center"/>
          </w:tcPr>
          <w:p w:rsidR="00751E5F"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LB_ADDR[15]</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LB_ADDR[16]</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LB_ADDR[17]</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LB_ADDR[18]</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LB_ADDR[19]</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LB_ADDR[20]</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LB_CS[0]</w:t>
            </w:r>
          </w:p>
        </w:tc>
        <w:tc>
          <w:tcPr>
            <w:tcW w:w="1779" w:type="dxa"/>
            <w:vAlign w:val="center"/>
          </w:tcPr>
          <w:p w:rsidR="00751E5F"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LB_CS[1]</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LB_CS[</w:t>
            </w:r>
            <w:r>
              <w:rPr>
                <w:rFonts w:hint="eastAsia"/>
                <w:color w:val="000000"/>
                <w:sz w:val="22"/>
                <w:szCs w:val="22"/>
              </w:rPr>
              <w:t>2</w:t>
            </w:r>
            <w:r w:rsidRPr="004D237F">
              <w:rPr>
                <w:color w:val="000000"/>
                <w:sz w:val="22"/>
                <w:szCs w:val="22"/>
              </w:rPr>
              <w:t>]</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39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rPr>
            </w:pPr>
            <w:r w:rsidRPr="004D237F">
              <w:rPr>
                <w:color w:val="000000"/>
                <w:sz w:val="22"/>
                <w:szCs w:val="22"/>
              </w:rPr>
              <w:t>LB_</w:t>
            </w:r>
            <w:r>
              <w:rPr>
                <w:rFonts w:hint="eastAsia"/>
                <w:color w:val="000000"/>
                <w:sz w:val="22"/>
                <w:szCs w:val="22"/>
              </w:rPr>
              <w:t>RD</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QSPI_DIO</w:t>
            </w:r>
            <w:r>
              <w:rPr>
                <w:rFonts w:hint="eastAsia"/>
                <w:color w:val="000000"/>
                <w:sz w:val="22"/>
                <w:szCs w:val="22"/>
              </w:rPr>
              <w:t>0</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QSPI_DIO</w:t>
            </w:r>
            <w:r>
              <w:rPr>
                <w:rFonts w:hint="eastAsia"/>
                <w:color w:val="000000"/>
                <w:sz w:val="22"/>
                <w:szCs w:val="22"/>
              </w:rPr>
              <w:t>1</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QSPI_DIO2</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QSPI_DIO3</w:t>
            </w:r>
          </w:p>
        </w:tc>
        <w:tc>
          <w:tcPr>
            <w:tcW w:w="1779" w:type="dxa"/>
            <w:vAlign w:val="center"/>
          </w:tcPr>
          <w:p w:rsidR="00751E5F"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lastRenderedPageBreak/>
              <w:t>GPIO39</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GPIO38</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GPIO0</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GPIO1</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GPIO2</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49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CTRL_PIN0</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50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CTRL_PIN1</w:t>
            </w:r>
          </w:p>
        </w:tc>
        <w:tc>
          <w:tcPr>
            <w:tcW w:w="1779" w:type="dxa"/>
            <w:vAlign w:val="center"/>
          </w:tcPr>
          <w:p w:rsidR="00751E5F"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51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CTRL_PIN2</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sidRPr="00B15A4A">
              <w:rPr>
                <w:rFonts w:hint="eastAsia"/>
              </w:rPr>
              <w:t>can_in</w:t>
            </w:r>
            <w:r>
              <w:rPr>
                <w:rFonts w:hint="eastAsia"/>
              </w:rPr>
              <w:t>52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2779E3" w:rsidRDefault="00751E5F" w:rsidP="00000665">
            <w:pPr>
              <w:rPr>
                <w:color w:val="000000"/>
                <w:sz w:val="22"/>
                <w:szCs w:val="22"/>
              </w:rPr>
            </w:pPr>
            <w:r w:rsidRPr="002779E3">
              <w:rPr>
                <w:color w:val="000000"/>
                <w:sz w:val="22"/>
                <w:szCs w:val="22"/>
              </w:rPr>
              <w:t>CTRL_PIN3</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Pr="00B15A4A" w:rsidRDefault="00751E5F" w:rsidP="00000665">
            <w:pPr>
              <w:jc w:val="center"/>
            </w:pPr>
            <w:r w:rsidRPr="00B15A4A">
              <w:t>S</w:t>
            </w:r>
            <w:r w:rsidRPr="00B15A4A">
              <w:rPr>
                <w:rFonts w:hint="eastAsia"/>
              </w:rPr>
              <w:t>can_in</w:t>
            </w:r>
            <w:r>
              <w:rPr>
                <w:rFonts w:hint="eastAsia"/>
              </w:rPr>
              <w:t>53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CMTOD_ONEPPSI</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Pr>
                <w:rFonts w:hint="eastAsia"/>
              </w:rPr>
              <w:t>can_in54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2779E3">
              <w:rPr>
                <w:color w:val="000000"/>
                <w:sz w:val="22"/>
                <w:szCs w:val="22"/>
              </w:rPr>
              <w:t>CMTOD_TODI</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Pr>
                <w:rFonts w:hint="eastAsia"/>
              </w:rPr>
              <w:t>can_in55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4D237F" w:rsidRDefault="00751E5F" w:rsidP="00000665">
            <w:pPr>
              <w:rPr>
                <w:color w:val="000000"/>
                <w:sz w:val="22"/>
                <w:szCs w:val="22"/>
              </w:rPr>
            </w:pPr>
            <w:r w:rsidRPr="00CE2B1D">
              <w:rPr>
                <w:color w:val="000000"/>
                <w:sz w:val="22"/>
                <w:szCs w:val="22"/>
              </w:rPr>
              <w:t>E0_LED_LINK</w:t>
            </w:r>
          </w:p>
        </w:tc>
        <w:tc>
          <w:tcPr>
            <w:tcW w:w="1779" w:type="dxa"/>
            <w:vAlign w:val="center"/>
          </w:tcPr>
          <w:p w:rsidR="00751E5F" w:rsidRPr="008D2E47" w:rsidRDefault="00751E5F" w:rsidP="00000665">
            <w:pPr>
              <w:jc w:val="left"/>
            </w:pPr>
            <w:r>
              <w:rPr>
                <w:rFonts w:hint="eastAsia"/>
              </w:rPr>
              <w:t>INPUT</w:t>
            </w:r>
          </w:p>
        </w:tc>
        <w:tc>
          <w:tcPr>
            <w:tcW w:w="1918" w:type="dxa"/>
          </w:tcPr>
          <w:p w:rsidR="00751E5F" w:rsidRDefault="00751E5F" w:rsidP="00000665">
            <w:pPr>
              <w:jc w:val="center"/>
            </w:pPr>
            <w:r w:rsidRPr="00B15A4A">
              <w:t>S</w:t>
            </w:r>
            <w:r>
              <w:rPr>
                <w:rFonts w:hint="eastAsia"/>
              </w:rPr>
              <w:t>can_in56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LB_DATA[0]</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LB_DATA[1]</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LB_DATA[2]</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LB_DATA[3]</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LB_DATA[4]</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LB_DATA[5]</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LB_DATA[6]</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LB_DATA[7]</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LB_DATA[8]</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LB_DATA[9]</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LB_DATA[10]</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can_out10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LB_DATA[11]</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can_out11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LB_DATA[12]</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can_out12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LB_DATA[13]</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can_out13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LB_DATA[14]</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can_out14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vAlign w:val="bottom"/>
          </w:tcPr>
          <w:p w:rsidR="00751E5F" w:rsidRPr="008D2E47" w:rsidRDefault="00751E5F" w:rsidP="00000665">
            <w:pPr>
              <w:rPr>
                <w:color w:val="000000"/>
                <w:sz w:val="22"/>
                <w:szCs w:val="22"/>
              </w:rPr>
            </w:pPr>
            <w:r>
              <w:rPr>
                <w:rFonts w:hint="eastAsia"/>
                <w:color w:val="000000"/>
                <w:sz w:val="22"/>
                <w:szCs w:val="22"/>
              </w:rPr>
              <w:t>LB_DATA[15]</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can_out15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LB_ADDR_ERR</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can_out16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LB_OPR_ACK</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can_out17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LB_CLOCK_OUT</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can_out18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SNF_SCK</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can_out19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SNF_CS</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can_out20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SNF_SI</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can_out21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SNF_SO</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can_out22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SNF_HOLD</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can_out23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SNF_WP</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can_out24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UART0_RX</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can_out25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UART0_TX</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can_out26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UART1_RX</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can_out27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UART1_TX</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can_out28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JTAG0_TCK</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can_out29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B32BAD" w:rsidRDefault="00751E5F" w:rsidP="00000665">
            <w:r w:rsidRPr="00B32BAD">
              <w:t>JTAG0_TDI</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can_out30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lastRenderedPageBreak/>
              <w:t>JTAG0_TDO</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can_out31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JTAG0_TMS</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can_out32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JTAG1_TCK</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can_out33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JTAG1_TDI</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can_out34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JTAG1_TDO</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can_out35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JTAG1_TMS</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can_out36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JTAG1_TRST</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can_out37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I2C_SCL0</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can_out38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I2C_SDC0</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can_out39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I2C_SCL1</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can_out40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I2C_SDC1</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can_out41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I2C_SCL2</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can_out42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I2C_SDC2</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can_out43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I2C_SCL3</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can_out44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I2C_SDC3</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can_out45</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I2C_SCL4</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can_out46</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I2C_SDC4</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can_out47</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INTERRUPT0</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can_out48</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INTERRUPT1</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can_out49</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SPI_SCLK</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can_out50</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056250" w:rsidRDefault="00751E5F" w:rsidP="00000665">
            <w:r w:rsidRPr="00056250">
              <w:t>SPI_CS</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can_out51</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5F66C9" w:rsidRDefault="00751E5F" w:rsidP="00000665">
            <w:r w:rsidRPr="005F66C9">
              <w:t>SPI_SDI</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can_out52</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5F66C9" w:rsidRDefault="00751E5F" w:rsidP="00000665">
            <w:r w:rsidRPr="005F66C9">
              <w:t>SPI_SDO</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can_out53</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5F66C9" w:rsidRDefault="00751E5F" w:rsidP="00000665">
            <w:r w:rsidRPr="005F66C9">
              <w:t>WDT_INTERRUPT</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can_out54</w:t>
            </w:r>
          </w:p>
        </w:tc>
        <w:tc>
          <w:tcPr>
            <w:tcW w:w="1843" w:type="dxa"/>
          </w:tcPr>
          <w:p w:rsidR="00751E5F" w:rsidRDefault="00751E5F" w:rsidP="00000665">
            <w:pPr>
              <w:jc w:val="center"/>
            </w:pPr>
            <w:r w:rsidRPr="001E7E02">
              <w:rPr>
                <w:rFonts w:hint="eastAsia"/>
              </w:rPr>
              <w:t>~7000</w:t>
            </w:r>
          </w:p>
        </w:tc>
      </w:tr>
      <w:tr w:rsidR="00751E5F" w:rsidRPr="008D2E47" w:rsidTr="00000665">
        <w:trPr>
          <w:jc w:val="center"/>
        </w:trPr>
        <w:tc>
          <w:tcPr>
            <w:tcW w:w="2396" w:type="dxa"/>
          </w:tcPr>
          <w:p w:rsidR="00751E5F" w:rsidRPr="005F66C9" w:rsidRDefault="00751E5F" w:rsidP="00000665">
            <w:r w:rsidRPr="005F66C9">
              <w:t>QSPI_CLK</w:t>
            </w:r>
          </w:p>
        </w:tc>
        <w:tc>
          <w:tcPr>
            <w:tcW w:w="1779" w:type="dxa"/>
            <w:vAlign w:val="center"/>
          </w:tcPr>
          <w:p w:rsidR="00751E5F" w:rsidRPr="008D2E47" w:rsidRDefault="00751E5F" w:rsidP="00000665">
            <w:pPr>
              <w:jc w:val="left"/>
            </w:pPr>
            <w:r>
              <w:rPr>
                <w:rFonts w:hint="eastAsia"/>
              </w:rPr>
              <w:t>OUTPUT</w:t>
            </w:r>
          </w:p>
        </w:tc>
        <w:tc>
          <w:tcPr>
            <w:tcW w:w="1918" w:type="dxa"/>
          </w:tcPr>
          <w:p w:rsidR="00751E5F" w:rsidRPr="008D2E47" w:rsidRDefault="00751E5F" w:rsidP="00000665">
            <w:pPr>
              <w:jc w:val="center"/>
            </w:pPr>
            <w:r>
              <w:t>S</w:t>
            </w:r>
            <w:r>
              <w:rPr>
                <w:rFonts w:hint="eastAsia"/>
              </w:rPr>
              <w:t>can_out55</w:t>
            </w:r>
          </w:p>
        </w:tc>
        <w:tc>
          <w:tcPr>
            <w:tcW w:w="1843" w:type="dxa"/>
          </w:tcPr>
          <w:p w:rsidR="00751E5F" w:rsidRDefault="00751E5F" w:rsidP="00000665">
            <w:pPr>
              <w:jc w:val="center"/>
            </w:pPr>
            <w:r w:rsidRPr="001E7E02">
              <w:rPr>
                <w:rFonts w:hint="eastAsia"/>
              </w:rPr>
              <w:t>~7000</w:t>
            </w:r>
          </w:p>
        </w:tc>
      </w:tr>
      <w:tr w:rsidR="00751E5F" w:rsidRPr="008D2E47" w:rsidTr="00000665">
        <w:trPr>
          <w:trHeight w:val="56"/>
          <w:jc w:val="center"/>
        </w:trPr>
        <w:tc>
          <w:tcPr>
            <w:tcW w:w="2396" w:type="dxa"/>
          </w:tcPr>
          <w:p w:rsidR="00751E5F" w:rsidRDefault="00751E5F" w:rsidP="00000665">
            <w:r w:rsidRPr="005F66C9">
              <w:t>QSPI_CS</w:t>
            </w:r>
          </w:p>
        </w:tc>
        <w:tc>
          <w:tcPr>
            <w:tcW w:w="1779" w:type="dxa"/>
            <w:vAlign w:val="center"/>
          </w:tcPr>
          <w:p w:rsidR="00751E5F" w:rsidRPr="008D2E47" w:rsidRDefault="00751E5F" w:rsidP="00000665">
            <w:pPr>
              <w:jc w:val="left"/>
            </w:pPr>
            <w:r>
              <w:rPr>
                <w:rFonts w:hint="eastAsia"/>
              </w:rPr>
              <w:t xml:space="preserve">OUTPUT </w:t>
            </w:r>
          </w:p>
        </w:tc>
        <w:tc>
          <w:tcPr>
            <w:tcW w:w="1918" w:type="dxa"/>
          </w:tcPr>
          <w:p w:rsidR="00751E5F" w:rsidRPr="008D2E47" w:rsidRDefault="00751E5F" w:rsidP="00000665">
            <w:pPr>
              <w:jc w:val="center"/>
            </w:pPr>
            <w:r>
              <w:t>S</w:t>
            </w:r>
            <w:r>
              <w:rPr>
                <w:rFonts w:hint="eastAsia"/>
              </w:rPr>
              <w:t>can_out56</w:t>
            </w:r>
          </w:p>
        </w:tc>
        <w:tc>
          <w:tcPr>
            <w:tcW w:w="1843" w:type="dxa"/>
          </w:tcPr>
          <w:p w:rsidR="00751E5F" w:rsidRDefault="00751E5F" w:rsidP="00000665">
            <w:pPr>
              <w:jc w:val="center"/>
            </w:pPr>
            <w:r w:rsidRPr="001E7E02">
              <w:rPr>
                <w:rFonts w:hint="eastAsia"/>
              </w:rPr>
              <w:t>~7000</w:t>
            </w:r>
          </w:p>
        </w:tc>
      </w:tr>
    </w:tbl>
    <w:p w:rsidR="00B83488" w:rsidRPr="00B83488" w:rsidRDefault="00483414" w:rsidP="00B83488">
      <w:pPr>
        <w:pStyle w:val="af"/>
        <w:rPr>
          <w:rFonts w:ascii="Arial" w:hAnsi="Arial" w:cs="Arial"/>
        </w:rPr>
      </w:pPr>
      <w:r w:rsidRPr="00483414">
        <w:rPr>
          <w:rFonts w:ascii="Arial" w:hAnsi="Arial" w:cs="Arial"/>
        </w:rPr>
        <w:t xml:space="preserve">Table </w:t>
      </w:r>
      <w:r w:rsidR="00074B78" w:rsidRPr="00483414">
        <w:rPr>
          <w:rFonts w:ascii="Arial" w:hAnsi="Arial" w:cs="Arial"/>
        </w:rPr>
        <w:fldChar w:fldCharType="begin"/>
      </w:r>
      <w:r w:rsidRPr="00483414">
        <w:rPr>
          <w:rFonts w:ascii="Arial" w:hAnsi="Arial" w:cs="Arial"/>
        </w:rPr>
        <w:instrText xml:space="preserve"> SEQ Table \* ARABIC </w:instrText>
      </w:r>
      <w:r w:rsidR="00074B78" w:rsidRPr="00483414">
        <w:rPr>
          <w:rFonts w:ascii="Arial" w:hAnsi="Arial" w:cs="Arial"/>
        </w:rPr>
        <w:fldChar w:fldCharType="separate"/>
      </w:r>
      <w:r w:rsidR="006F0941">
        <w:rPr>
          <w:rFonts w:ascii="Arial" w:hAnsi="Arial" w:cs="Arial"/>
          <w:noProof/>
        </w:rPr>
        <w:t>21</w:t>
      </w:r>
      <w:r w:rsidR="00074B78" w:rsidRPr="00483414">
        <w:rPr>
          <w:rFonts w:ascii="Arial" w:hAnsi="Arial" w:cs="Arial"/>
        </w:rPr>
        <w:fldChar w:fldCharType="end"/>
      </w:r>
    </w:p>
    <w:p w:rsidR="00AC2E9F" w:rsidRDefault="00AC2E9F" w:rsidP="00A21DA8">
      <w:pPr>
        <w:rPr>
          <w:rFonts w:ascii="Arial" w:hAnsi="Arial" w:cs="Arial"/>
          <w:sz w:val="22"/>
          <w:szCs w:val="22"/>
        </w:rPr>
      </w:pPr>
    </w:p>
    <w:tbl>
      <w:tblPr>
        <w:tblW w:w="5924" w:type="dxa"/>
        <w:tblInd w:w="1384" w:type="dxa"/>
        <w:tblLook w:val="04A0"/>
      </w:tblPr>
      <w:tblGrid>
        <w:gridCol w:w="709"/>
        <w:gridCol w:w="2835"/>
        <w:gridCol w:w="1501"/>
        <w:gridCol w:w="879"/>
      </w:tblGrid>
      <w:tr w:rsidR="00A1166C" w:rsidRPr="00D81C64" w:rsidTr="002E1B60">
        <w:trPr>
          <w:trHeight w:val="300"/>
        </w:trPr>
        <w:tc>
          <w:tcPr>
            <w:tcW w:w="592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1166C" w:rsidRPr="00D81C64" w:rsidRDefault="00A1166C"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SCAN</w:t>
            </w:r>
            <w:r w:rsidRPr="00D81C64">
              <w:rPr>
                <w:rFonts w:ascii="Arial" w:hAnsi="Arial" w:cs="Arial"/>
                <w:color w:val="000000"/>
                <w:kern w:val="0"/>
                <w:sz w:val="22"/>
                <w:szCs w:val="22"/>
              </w:rPr>
              <w:t xml:space="preserve"> Test Condition</w:t>
            </w:r>
          </w:p>
        </w:tc>
      </w:tr>
      <w:tr w:rsidR="00A1166C" w:rsidRPr="00D81C64" w:rsidTr="002E1B60">
        <w:trPr>
          <w:trHeight w:val="300"/>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A1166C" w:rsidRPr="00D81C64" w:rsidRDefault="00A1166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No.</w:t>
            </w:r>
          </w:p>
        </w:tc>
        <w:tc>
          <w:tcPr>
            <w:tcW w:w="2835" w:type="dxa"/>
            <w:tcBorders>
              <w:top w:val="nil"/>
              <w:left w:val="nil"/>
              <w:bottom w:val="single" w:sz="4" w:space="0" w:color="auto"/>
              <w:right w:val="single" w:sz="4" w:space="0" w:color="auto"/>
            </w:tcBorders>
            <w:shd w:val="clear" w:color="auto" w:fill="auto"/>
            <w:noWrap/>
            <w:vAlign w:val="bottom"/>
            <w:hideMark/>
          </w:tcPr>
          <w:p w:rsidR="00A1166C" w:rsidRPr="00D81C64" w:rsidRDefault="00A1166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item</w:t>
            </w:r>
          </w:p>
        </w:tc>
        <w:tc>
          <w:tcPr>
            <w:tcW w:w="1501" w:type="dxa"/>
            <w:tcBorders>
              <w:top w:val="nil"/>
              <w:left w:val="nil"/>
              <w:bottom w:val="single" w:sz="4" w:space="0" w:color="auto"/>
              <w:right w:val="single" w:sz="4" w:space="0" w:color="auto"/>
            </w:tcBorders>
            <w:shd w:val="clear" w:color="auto" w:fill="auto"/>
            <w:noWrap/>
            <w:vAlign w:val="bottom"/>
            <w:hideMark/>
          </w:tcPr>
          <w:p w:rsidR="00A1166C" w:rsidRPr="00D81C64" w:rsidRDefault="00A1166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value</w:t>
            </w:r>
          </w:p>
        </w:tc>
        <w:tc>
          <w:tcPr>
            <w:tcW w:w="879" w:type="dxa"/>
            <w:tcBorders>
              <w:top w:val="nil"/>
              <w:left w:val="nil"/>
              <w:bottom w:val="single" w:sz="4" w:space="0" w:color="auto"/>
              <w:right w:val="single" w:sz="4" w:space="0" w:color="auto"/>
            </w:tcBorders>
            <w:shd w:val="clear" w:color="auto" w:fill="auto"/>
            <w:noWrap/>
            <w:vAlign w:val="bottom"/>
            <w:hideMark/>
          </w:tcPr>
          <w:p w:rsidR="00A1166C" w:rsidRPr="00D81C64" w:rsidRDefault="00A1166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unit</w:t>
            </w:r>
          </w:p>
        </w:tc>
      </w:tr>
      <w:tr w:rsidR="00A1166C" w:rsidRPr="00D81C64" w:rsidTr="002E1B60">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A1166C" w:rsidRPr="00D81C64" w:rsidRDefault="00A1166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1</w:t>
            </w:r>
          </w:p>
        </w:tc>
        <w:tc>
          <w:tcPr>
            <w:tcW w:w="2835" w:type="dxa"/>
            <w:tcBorders>
              <w:top w:val="nil"/>
              <w:left w:val="nil"/>
              <w:bottom w:val="single" w:sz="4" w:space="0" w:color="auto"/>
              <w:right w:val="single" w:sz="4" w:space="0" w:color="auto"/>
            </w:tcBorders>
            <w:shd w:val="clear" w:color="auto" w:fill="auto"/>
            <w:noWrap/>
            <w:vAlign w:val="bottom"/>
            <w:hideMark/>
          </w:tcPr>
          <w:p w:rsidR="00A1166C" w:rsidRPr="00D81C64" w:rsidRDefault="002E1B60"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SCAN DC t</w:t>
            </w:r>
            <w:r w:rsidR="00A1166C" w:rsidRPr="00D81C64">
              <w:rPr>
                <w:rFonts w:ascii="Arial" w:hAnsi="Arial" w:cs="Arial"/>
                <w:color w:val="000000"/>
                <w:kern w:val="0"/>
                <w:sz w:val="22"/>
                <w:szCs w:val="22"/>
              </w:rPr>
              <w:t>est frequency</w:t>
            </w:r>
          </w:p>
        </w:tc>
        <w:tc>
          <w:tcPr>
            <w:tcW w:w="1501" w:type="dxa"/>
            <w:tcBorders>
              <w:top w:val="nil"/>
              <w:left w:val="nil"/>
              <w:bottom w:val="single" w:sz="4" w:space="0" w:color="auto"/>
              <w:right w:val="single" w:sz="4" w:space="0" w:color="auto"/>
            </w:tcBorders>
            <w:shd w:val="clear" w:color="auto" w:fill="auto"/>
            <w:noWrap/>
            <w:vAlign w:val="bottom"/>
            <w:hideMark/>
          </w:tcPr>
          <w:p w:rsidR="00A1166C" w:rsidRPr="00D81C64" w:rsidRDefault="00A1166C"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A1166C" w:rsidRPr="00D81C64" w:rsidRDefault="00A1166C"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2E1B60" w:rsidRPr="00D81C64" w:rsidTr="002E1B60">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2</w:t>
            </w:r>
          </w:p>
        </w:tc>
        <w:tc>
          <w:tcPr>
            <w:tcW w:w="2835" w:type="dxa"/>
            <w:tcBorders>
              <w:top w:val="nil"/>
              <w:left w:val="nil"/>
              <w:bottom w:val="single" w:sz="4" w:space="0" w:color="auto"/>
              <w:right w:val="single" w:sz="4" w:space="0" w:color="auto"/>
            </w:tcBorders>
            <w:shd w:val="clear" w:color="auto" w:fill="auto"/>
            <w:noWrap/>
            <w:vAlign w:val="bottom"/>
            <w:hideMark/>
          </w:tcPr>
          <w:p w:rsidR="002E1B60" w:rsidRDefault="002E1B60"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SCAN DC t</w:t>
            </w:r>
            <w:r w:rsidRPr="00D81C64">
              <w:rPr>
                <w:rFonts w:ascii="Arial" w:hAnsi="Arial" w:cs="Arial"/>
                <w:color w:val="000000"/>
                <w:kern w:val="0"/>
                <w:sz w:val="22"/>
                <w:szCs w:val="22"/>
              </w:rPr>
              <w:t>est frequency</w:t>
            </w:r>
          </w:p>
        </w:tc>
        <w:tc>
          <w:tcPr>
            <w:tcW w:w="1501" w:type="dxa"/>
            <w:tcBorders>
              <w:top w:val="nil"/>
              <w:left w:val="nil"/>
              <w:bottom w:val="single" w:sz="4" w:space="0" w:color="auto"/>
              <w:right w:val="single" w:sz="4" w:space="0" w:color="auto"/>
            </w:tcBorders>
            <w:shd w:val="clear" w:color="auto" w:fill="auto"/>
            <w:noWrap/>
            <w:vAlign w:val="bottom"/>
            <w:hideMark/>
          </w:tcPr>
          <w:p w:rsidR="002E1B60" w:rsidRDefault="002E1B60"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2E1B60" w:rsidRPr="00D81C64" w:rsidTr="002E1B60">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3</w:t>
            </w:r>
          </w:p>
        </w:tc>
        <w:tc>
          <w:tcPr>
            <w:tcW w:w="2835" w:type="dxa"/>
            <w:tcBorders>
              <w:top w:val="nil"/>
              <w:left w:val="nil"/>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p>
        </w:tc>
        <w:tc>
          <w:tcPr>
            <w:tcW w:w="1501" w:type="dxa"/>
            <w:tcBorders>
              <w:top w:val="nil"/>
              <w:left w:val="nil"/>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2E1B60" w:rsidRPr="00D81C64" w:rsidTr="002E1B60">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E1B60" w:rsidRPr="00D81C64" w:rsidRDefault="002E1B60" w:rsidP="00A1166C">
            <w:pPr>
              <w:widowControl/>
              <w:jc w:val="center"/>
              <w:rPr>
                <w:rFonts w:ascii="Arial" w:hAnsi="Arial" w:cs="Arial"/>
                <w:color w:val="000000"/>
                <w:kern w:val="0"/>
                <w:sz w:val="22"/>
                <w:szCs w:val="22"/>
              </w:rPr>
            </w:pPr>
            <w:r>
              <w:rPr>
                <w:rFonts w:ascii="Arial" w:hAnsi="Arial" w:cs="Arial" w:hint="eastAsia"/>
                <w:color w:val="000000"/>
                <w:kern w:val="0"/>
                <w:sz w:val="22"/>
                <w:szCs w:val="22"/>
              </w:rPr>
              <w:t>4</w:t>
            </w:r>
          </w:p>
        </w:tc>
        <w:tc>
          <w:tcPr>
            <w:tcW w:w="2835" w:type="dxa"/>
            <w:tcBorders>
              <w:top w:val="nil"/>
              <w:left w:val="nil"/>
              <w:bottom w:val="single" w:sz="4" w:space="0" w:color="auto"/>
              <w:right w:val="single" w:sz="4" w:space="0" w:color="auto"/>
            </w:tcBorders>
            <w:shd w:val="clear" w:color="auto" w:fill="auto"/>
            <w:noWrap/>
            <w:vAlign w:val="center"/>
            <w:hideMark/>
          </w:tcPr>
          <w:p w:rsidR="002E1B60" w:rsidRPr="00D81C64" w:rsidRDefault="002E1B60" w:rsidP="00A1166C">
            <w:pPr>
              <w:widowControl/>
              <w:jc w:val="center"/>
              <w:rPr>
                <w:rFonts w:ascii="Arial" w:hAnsi="Arial" w:cs="Arial"/>
                <w:color w:val="000000"/>
                <w:kern w:val="0"/>
                <w:sz w:val="22"/>
                <w:szCs w:val="22"/>
              </w:rPr>
            </w:pPr>
          </w:p>
        </w:tc>
        <w:tc>
          <w:tcPr>
            <w:tcW w:w="1501" w:type="dxa"/>
            <w:tcBorders>
              <w:top w:val="nil"/>
              <w:left w:val="nil"/>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center"/>
            <w:hideMark/>
          </w:tcPr>
          <w:p w:rsidR="002E1B60" w:rsidRPr="00D81C64" w:rsidRDefault="002E1B60" w:rsidP="00A1166C">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2E1B60" w:rsidRPr="00D81C64" w:rsidTr="002E1B60">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5</w:t>
            </w:r>
          </w:p>
        </w:tc>
        <w:tc>
          <w:tcPr>
            <w:tcW w:w="2835" w:type="dxa"/>
            <w:tcBorders>
              <w:top w:val="nil"/>
              <w:left w:val="nil"/>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p>
        </w:tc>
        <w:tc>
          <w:tcPr>
            <w:tcW w:w="1501" w:type="dxa"/>
            <w:tcBorders>
              <w:top w:val="nil"/>
              <w:left w:val="nil"/>
              <w:bottom w:val="single" w:sz="4" w:space="0" w:color="auto"/>
              <w:right w:val="single" w:sz="4" w:space="0" w:color="auto"/>
            </w:tcBorders>
            <w:shd w:val="clear" w:color="auto" w:fill="auto"/>
            <w:noWrap/>
            <w:vAlign w:val="bottom"/>
            <w:hideMark/>
          </w:tcPr>
          <w:p w:rsidR="002E1B60" w:rsidRPr="00D81C64" w:rsidRDefault="002E1B60"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2E1B60" w:rsidRPr="00D81C64" w:rsidRDefault="002E1B60" w:rsidP="00E879A2">
            <w:pPr>
              <w:keepNext/>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bl>
    <w:p w:rsidR="00B83488" w:rsidRPr="00B83488" w:rsidRDefault="00B83488" w:rsidP="00B83488">
      <w:pPr>
        <w:pStyle w:val="af"/>
        <w:rPr>
          <w:rFonts w:ascii="Arial" w:hAnsi="Arial" w:cs="Arial"/>
        </w:rPr>
      </w:pPr>
      <w:r w:rsidRPr="00B83488">
        <w:rPr>
          <w:rFonts w:ascii="Arial" w:hAnsi="Arial" w:cs="Arial"/>
        </w:rPr>
        <w:t xml:space="preserve">Table </w:t>
      </w:r>
      <w:r w:rsidR="00074B78" w:rsidRPr="00B83488">
        <w:rPr>
          <w:rFonts w:ascii="Arial" w:hAnsi="Arial" w:cs="Arial"/>
        </w:rPr>
        <w:fldChar w:fldCharType="begin"/>
      </w:r>
      <w:r w:rsidRPr="00B83488">
        <w:rPr>
          <w:rFonts w:ascii="Arial" w:hAnsi="Arial" w:cs="Arial"/>
        </w:rPr>
        <w:instrText xml:space="preserve"> SEQ Table \* ARABIC </w:instrText>
      </w:r>
      <w:r w:rsidR="00074B78" w:rsidRPr="00B83488">
        <w:rPr>
          <w:rFonts w:ascii="Arial" w:hAnsi="Arial" w:cs="Arial"/>
        </w:rPr>
        <w:fldChar w:fldCharType="separate"/>
      </w:r>
      <w:r w:rsidR="006F0941">
        <w:rPr>
          <w:rFonts w:ascii="Arial" w:hAnsi="Arial" w:cs="Arial"/>
          <w:noProof/>
        </w:rPr>
        <w:t>22</w:t>
      </w:r>
      <w:r w:rsidR="00074B78" w:rsidRPr="00B83488">
        <w:rPr>
          <w:rFonts w:ascii="Arial" w:hAnsi="Arial" w:cs="Arial"/>
        </w:rPr>
        <w:fldChar w:fldCharType="end"/>
      </w:r>
    </w:p>
    <w:p w:rsidR="00E879A2" w:rsidRDefault="00E879A2" w:rsidP="00A21DA8">
      <w:pPr>
        <w:rPr>
          <w:rFonts w:ascii="Arial" w:hAnsi="Arial" w:cs="Arial"/>
          <w:sz w:val="22"/>
          <w:szCs w:val="22"/>
        </w:rPr>
      </w:pPr>
    </w:p>
    <w:p w:rsidR="00463E0F" w:rsidRDefault="00030ACA" w:rsidP="00A21DA8">
      <w:pPr>
        <w:rPr>
          <w:rFonts w:ascii="Arial" w:hAnsi="Arial" w:cs="Arial"/>
          <w:sz w:val="22"/>
          <w:szCs w:val="22"/>
        </w:rPr>
      </w:pPr>
      <w:r w:rsidRPr="0052453A">
        <w:rPr>
          <w:rFonts w:ascii="Arial" w:hAnsi="Arial" w:cs="Arial"/>
          <w:sz w:val="22"/>
          <w:szCs w:val="22"/>
        </w:rPr>
        <w:t>SCAN DC t</w:t>
      </w:r>
      <w:r w:rsidR="00463E0F" w:rsidRPr="0052453A">
        <w:rPr>
          <w:rFonts w:ascii="Arial" w:hAnsi="Arial" w:cs="Arial"/>
          <w:sz w:val="22"/>
          <w:szCs w:val="22"/>
        </w:rPr>
        <w:t>est</w:t>
      </w:r>
      <w:r w:rsidR="00A21DA8" w:rsidRPr="0052453A">
        <w:rPr>
          <w:rFonts w:ascii="Arial" w:hAnsi="Arial" w:cs="Arial"/>
          <w:sz w:val="22"/>
          <w:szCs w:val="22"/>
        </w:rPr>
        <w:t xml:space="preserve"> </w:t>
      </w:r>
      <w:r w:rsidR="00B83488">
        <w:rPr>
          <w:rFonts w:ascii="Arial" w:hAnsi="Arial" w:cs="Arial" w:hint="eastAsia"/>
          <w:sz w:val="22"/>
          <w:szCs w:val="22"/>
        </w:rPr>
        <w:t xml:space="preserve">fault </w:t>
      </w:r>
      <w:r w:rsidR="0007638E">
        <w:rPr>
          <w:rFonts w:ascii="Arial" w:hAnsi="Arial" w:cs="Arial"/>
          <w:sz w:val="22"/>
          <w:szCs w:val="22"/>
        </w:rPr>
        <w:t>coverage</w:t>
      </w:r>
      <w:r w:rsidR="00305A31">
        <w:rPr>
          <w:rFonts w:ascii="Arial" w:hAnsi="Arial" w:cs="Arial" w:hint="eastAsia"/>
          <w:sz w:val="22"/>
          <w:szCs w:val="22"/>
        </w:rPr>
        <w:t>:</w:t>
      </w:r>
      <w:r w:rsidR="0007638E">
        <w:rPr>
          <w:rFonts w:ascii="Arial" w:hAnsi="Arial" w:cs="Arial"/>
          <w:sz w:val="22"/>
          <w:szCs w:val="22"/>
        </w:rPr>
        <w:t xml:space="preserve"> </w:t>
      </w:r>
    </w:p>
    <w:p w:rsidR="00305A31" w:rsidRPr="0052453A" w:rsidRDefault="00305A31" w:rsidP="00A21DA8">
      <w:pPr>
        <w:rPr>
          <w:rFonts w:ascii="Arial" w:hAnsi="Arial" w:cs="Arial"/>
          <w:sz w:val="22"/>
          <w:szCs w:val="22"/>
        </w:rPr>
      </w:pPr>
      <w:r>
        <w:rPr>
          <w:rFonts w:ascii="Arial" w:hAnsi="Arial" w:cs="Arial" w:hint="eastAsia"/>
          <w:sz w:val="22"/>
          <w:szCs w:val="22"/>
        </w:rPr>
        <w:t xml:space="preserve">SCAN AC test </w:t>
      </w:r>
      <w:r w:rsidR="00B83488">
        <w:rPr>
          <w:rFonts w:ascii="Arial" w:hAnsi="Arial" w:cs="Arial" w:hint="eastAsia"/>
          <w:sz w:val="22"/>
          <w:szCs w:val="22"/>
        </w:rPr>
        <w:t xml:space="preserve">fault </w:t>
      </w:r>
      <w:r>
        <w:rPr>
          <w:rFonts w:ascii="Arial" w:hAnsi="Arial" w:cs="Arial" w:hint="eastAsia"/>
          <w:sz w:val="22"/>
          <w:szCs w:val="22"/>
        </w:rPr>
        <w:t xml:space="preserve">coverage: </w:t>
      </w:r>
    </w:p>
    <w:p w:rsidR="00305A31" w:rsidRDefault="00305A31" w:rsidP="00A21DA8">
      <w:pPr>
        <w:rPr>
          <w:rFonts w:ascii="Arial" w:hAnsi="Arial" w:cs="Arial"/>
          <w:sz w:val="22"/>
          <w:szCs w:val="22"/>
        </w:rPr>
      </w:pPr>
      <w:r>
        <w:rPr>
          <w:rFonts w:ascii="Arial" w:hAnsi="Arial" w:cs="Arial" w:hint="eastAsia"/>
          <w:sz w:val="22"/>
          <w:szCs w:val="22"/>
        </w:rPr>
        <w:t>SCAN</w:t>
      </w:r>
      <w:r w:rsidR="00411D1A" w:rsidRPr="0052453A">
        <w:rPr>
          <w:rFonts w:ascii="Arial" w:hAnsi="Arial" w:cs="Arial"/>
          <w:sz w:val="22"/>
          <w:szCs w:val="22"/>
        </w:rPr>
        <w:t xml:space="preserve"> </w:t>
      </w:r>
      <w:r>
        <w:rPr>
          <w:rFonts w:ascii="Arial" w:hAnsi="Arial" w:cs="Arial" w:hint="eastAsia"/>
          <w:sz w:val="22"/>
          <w:szCs w:val="22"/>
        </w:rPr>
        <w:t>DC frequency</w:t>
      </w:r>
      <w:r w:rsidR="00411D1A" w:rsidRPr="0052453A">
        <w:rPr>
          <w:rFonts w:ascii="Arial" w:hAnsi="Arial" w:cs="Arial"/>
          <w:sz w:val="22"/>
          <w:szCs w:val="22"/>
        </w:rPr>
        <w:t xml:space="preserve">: </w:t>
      </w:r>
    </w:p>
    <w:p w:rsidR="00030ACA" w:rsidRPr="0052453A" w:rsidRDefault="00305A31" w:rsidP="00A21DA8">
      <w:pPr>
        <w:rPr>
          <w:rFonts w:ascii="Arial" w:hAnsi="Arial" w:cs="Arial"/>
          <w:sz w:val="22"/>
          <w:szCs w:val="22"/>
        </w:rPr>
      </w:pPr>
      <w:r>
        <w:rPr>
          <w:rFonts w:ascii="Arial" w:hAnsi="Arial" w:cs="Arial" w:hint="eastAsia"/>
          <w:sz w:val="22"/>
          <w:szCs w:val="22"/>
        </w:rPr>
        <w:t>SCAN AC frequency:</w:t>
      </w:r>
      <w:r w:rsidR="00324FEA">
        <w:rPr>
          <w:rFonts w:ascii="Arial" w:hAnsi="Arial" w:cs="Arial" w:hint="eastAsia"/>
          <w:sz w:val="22"/>
          <w:szCs w:val="22"/>
        </w:rPr>
        <w:t xml:space="preserve"> </w:t>
      </w:r>
    </w:p>
    <w:p w:rsidR="00B95191" w:rsidRDefault="00B95191" w:rsidP="000743F7">
      <w:pPr>
        <w:rPr>
          <w:rFonts w:ascii="Arial" w:hAnsi="Arial" w:cs="Arial"/>
          <w:color w:val="FF0000"/>
          <w:sz w:val="22"/>
          <w:szCs w:val="22"/>
        </w:rPr>
      </w:pPr>
    </w:p>
    <w:p w:rsidR="00B95191" w:rsidRPr="00676398" w:rsidRDefault="004D7137" w:rsidP="000743F7">
      <w:pPr>
        <w:rPr>
          <w:rFonts w:ascii="Arial" w:hAnsi="Arial" w:cs="Arial"/>
          <w:sz w:val="22"/>
          <w:szCs w:val="22"/>
        </w:rPr>
      </w:pPr>
      <w:r w:rsidRPr="004D7137">
        <w:rPr>
          <w:rFonts w:ascii="Arial" w:hAnsi="Arial" w:cs="Arial"/>
          <w:sz w:val="22"/>
          <w:szCs w:val="22"/>
        </w:rPr>
        <w:t>Test limit:</w:t>
      </w:r>
    </w:p>
    <w:p w:rsidR="000743F7" w:rsidRPr="00EA2582" w:rsidRDefault="000743F7" w:rsidP="000743F7">
      <w:pPr>
        <w:rPr>
          <w:rFonts w:ascii="Arial" w:hAnsi="Arial" w:cs="Arial"/>
          <w:sz w:val="22"/>
          <w:szCs w:val="22"/>
        </w:rPr>
      </w:pPr>
      <w:r w:rsidRPr="00EA2582">
        <w:rPr>
          <w:rFonts w:ascii="Arial" w:hAnsi="Arial" w:cs="Arial"/>
          <w:sz w:val="22"/>
          <w:szCs w:val="22"/>
        </w:rPr>
        <w:lastRenderedPageBreak/>
        <w:t>For 3.3v IO</w:t>
      </w:r>
    </w:p>
    <w:p w:rsidR="000743F7" w:rsidRPr="00EA2582" w:rsidRDefault="007C0871" w:rsidP="000743F7">
      <w:pPr>
        <w:rPr>
          <w:rFonts w:ascii="Arial" w:hAnsi="Arial" w:cs="Arial"/>
          <w:sz w:val="22"/>
          <w:szCs w:val="22"/>
        </w:rPr>
      </w:pPr>
      <w:r w:rsidRPr="00EA2582">
        <w:rPr>
          <w:rFonts w:ascii="Arial" w:hAnsi="Arial" w:cs="Arial"/>
          <w:sz w:val="22"/>
          <w:szCs w:val="22"/>
        </w:rPr>
        <w:t>VOH: 2.3</w:t>
      </w:r>
      <w:r w:rsidR="000743F7" w:rsidRPr="00EA2582">
        <w:rPr>
          <w:rFonts w:ascii="Arial" w:hAnsi="Arial" w:cs="Arial"/>
          <w:sz w:val="22"/>
          <w:szCs w:val="22"/>
        </w:rPr>
        <w:t>1v</w:t>
      </w:r>
    </w:p>
    <w:p w:rsidR="000743F7" w:rsidRPr="00EA2582" w:rsidRDefault="000743F7" w:rsidP="000743F7">
      <w:pPr>
        <w:rPr>
          <w:rFonts w:ascii="Arial" w:hAnsi="Arial" w:cs="Arial"/>
          <w:sz w:val="22"/>
          <w:szCs w:val="22"/>
        </w:rPr>
      </w:pPr>
      <w:r w:rsidRPr="00EA2582">
        <w:rPr>
          <w:rFonts w:ascii="Arial" w:hAnsi="Arial" w:cs="Arial"/>
          <w:sz w:val="22"/>
          <w:szCs w:val="22"/>
        </w:rPr>
        <w:t>VOL: 0.99v</w:t>
      </w:r>
    </w:p>
    <w:p w:rsidR="000743F7" w:rsidRPr="00EA2582" w:rsidRDefault="000743F7" w:rsidP="000743F7">
      <w:pPr>
        <w:rPr>
          <w:rFonts w:ascii="Arial" w:hAnsi="Arial" w:cs="Arial"/>
          <w:sz w:val="22"/>
          <w:szCs w:val="22"/>
        </w:rPr>
      </w:pPr>
    </w:p>
    <w:p w:rsidR="00193FB1" w:rsidRDefault="00193FB1" w:rsidP="00896A48">
      <w:pPr>
        <w:rPr>
          <w:rFonts w:ascii="Arial" w:hAnsi="Arial" w:cs="Arial"/>
          <w:sz w:val="22"/>
          <w:szCs w:val="22"/>
        </w:rPr>
      </w:pPr>
      <w:r>
        <w:rPr>
          <w:rFonts w:ascii="Arial" w:hAnsi="Arial" w:cs="Arial" w:hint="eastAsia"/>
          <w:sz w:val="22"/>
          <w:szCs w:val="22"/>
        </w:rPr>
        <w:t>Test pattern:</w:t>
      </w:r>
    </w:p>
    <w:p w:rsidR="008853EE" w:rsidRPr="00C45933" w:rsidRDefault="008853EE" w:rsidP="00896A48">
      <w:pPr>
        <w:rPr>
          <w:rFonts w:ascii="Arial" w:hAnsi="Arial" w:cs="Arial"/>
          <w:sz w:val="22"/>
          <w:szCs w:val="22"/>
        </w:rPr>
      </w:pPr>
    </w:p>
    <w:p w:rsidR="001566DD" w:rsidRDefault="008174AE" w:rsidP="00B8179A">
      <w:pPr>
        <w:pStyle w:val="2"/>
        <w:rPr>
          <w:rFonts w:cs="Arial"/>
          <w:color w:val="000000"/>
        </w:rPr>
      </w:pPr>
      <w:bookmarkStart w:id="43" w:name="_Toc491167902"/>
      <w:r>
        <w:rPr>
          <w:rFonts w:cs="Arial" w:hint="eastAsia"/>
          <w:color w:val="000000"/>
        </w:rPr>
        <w:t>MBIST</w:t>
      </w:r>
      <w:r w:rsidR="00675B61">
        <w:rPr>
          <w:rFonts w:cs="Arial" w:hint="eastAsia"/>
          <w:color w:val="000000"/>
        </w:rPr>
        <w:t xml:space="preserve"> T</w:t>
      </w:r>
      <w:r w:rsidR="001566DD">
        <w:rPr>
          <w:rFonts w:cs="Arial" w:hint="eastAsia"/>
          <w:color w:val="000000"/>
        </w:rPr>
        <w:t>est</w:t>
      </w:r>
      <w:bookmarkEnd w:id="43"/>
    </w:p>
    <w:tbl>
      <w:tblPr>
        <w:tblW w:w="7960" w:type="dxa"/>
        <w:tblInd w:w="90" w:type="dxa"/>
        <w:tblLook w:val="04A0"/>
      </w:tblPr>
      <w:tblGrid>
        <w:gridCol w:w="1660"/>
        <w:gridCol w:w="1060"/>
        <w:gridCol w:w="5240"/>
      </w:tblGrid>
      <w:tr w:rsidR="00CC3496" w:rsidRPr="00CC3496" w:rsidTr="00CC3496">
        <w:trPr>
          <w:trHeight w:val="570"/>
        </w:trPr>
        <w:tc>
          <w:tcPr>
            <w:tcW w:w="7960" w:type="dxa"/>
            <w:gridSpan w:val="3"/>
            <w:tcBorders>
              <w:top w:val="single" w:sz="4" w:space="0" w:color="auto"/>
              <w:left w:val="single" w:sz="8" w:space="0" w:color="auto"/>
              <w:bottom w:val="single" w:sz="4" w:space="0" w:color="auto"/>
              <w:right w:val="single" w:sz="4" w:space="0" w:color="000000"/>
            </w:tcBorders>
            <w:shd w:val="clear" w:color="auto" w:fill="auto"/>
            <w:vAlign w:val="center"/>
            <w:hideMark/>
          </w:tcPr>
          <w:p w:rsidR="00CC3496" w:rsidRPr="00CC3496" w:rsidRDefault="00CC3496" w:rsidP="00CC3496">
            <w:pPr>
              <w:widowControl/>
              <w:ind w:firstLineChars="1050" w:firstLine="2310"/>
              <w:rPr>
                <w:rFonts w:ascii="Arial" w:hAnsi="Arial" w:cs="Arial"/>
                <w:color w:val="000000"/>
                <w:kern w:val="0"/>
                <w:sz w:val="22"/>
                <w:szCs w:val="22"/>
              </w:rPr>
            </w:pPr>
            <w:r w:rsidRPr="00CC3496">
              <w:rPr>
                <w:rFonts w:ascii="Arial" w:hAnsi="Arial" w:cs="Arial"/>
                <w:color w:val="000000"/>
                <w:kern w:val="0"/>
                <w:sz w:val="22"/>
                <w:szCs w:val="22"/>
              </w:rPr>
              <w:t xml:space="preserve">     MBIST   Mode</w:t>
            </w: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570"/>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570"/>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r>
      <w:tr w:rsidR="00CC3496" w:rsidRPr="00CC3496" w:rsidTr="00CC3496">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CC3496">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CC3496" w:rsidRPr="00CC3496" w:rsidRDefault="00CC3496" w:rsidP="00B855FE">
            <w:pPr>
              <w:keepNext/>
              <w:widowControl/>
              <w:jc w:val="center"/>
              <w:rPr>
                <w:rFonts w:ascii="Arial" w:hAnsi="Arial" w:cs="Arial"/>
                <w:color w:val="000000"/>
                <w:kern w:val="0"/>
                <w:sz w:val="22"/>
                <w:szCs w:val="22"/>
              </w:rPr>
            </w:pPr>
          </w:p>
        </w:tc>
      </w:tr>
    </w:tbl>
    <w:p w:rsidR="00B83488" w:rsidRPr="00B83488" w:rsidRDefault="00B83488" w:rsidP="00B83488">
      <w:pPr>
        <w:pStyle w:val="af"/>
        <w:rPr>
          <w:rFonts w:ascii="Arial" w:hAnsi="Arial" w:cs="Arial"/>
        </w:rPr>
      </w:pPr>
      <w:r w:rsidRPr="00B83488">
        <w:rPr>
          <w:rFonts w:ascii="Arial" w:hAnsi="Arial" w:cs="Arial"/>
        </w:rPr>
        <w:t xml:space="preserve">Table </w:t>
      </w:r>
      <w:r w:rsidR="00074B78" w:rsidRPr="00B83488">
        <w:rPr>
          <w:rFonts w:ascii="Arial" w:hAnsi="Arial" w:cs="Arial"/>
        </w:rPr>
        <w:fldChar w:fldCharType="begin"/>
      </w:r>
      <w:r w:rsidRPr="00B83488">
        <w:rPr>
          <w:rFonts w:ascii="Arial" w:hAnsi="Arial" w:cs="Arial"/>
        </w:rPr>
        <w:instrText xml:space="preserve"> SEQ Table \* ARABIC </w:instrText>
      </w:r>
      <w:r w:rsidR="00074B78" w:rsidRPr="00B83488">
        <w:rPr>
          <w:rFonts w:ascii="Arial" w:hAnsi="Arial" w:cs="Arial"/>
        </w:rPr>
        <w:fldChar w:fldCharType="separate"/>
      </w:r>
      <w:r w:rsidR="006F0941">
        <w:rPr>
          <w:rFonts w:ascii="Arial" w:hAnsi="Arial" w:cs="Arial"/>
          <w:noProof/>
        </w:rPr>
        <w:t>23</w:t>
      </w:r>
      <w:r w:rsidR="00074B78" w:rsidRPr="00B83488">
        <w:rPr>
          <w:rFonts w:ascii="Arial" w:hAnsi="Arial" w:cs="Arial"/>
        </w:rPr>
        <w:fldChar w:fldCharType="end"/>
      </w:r>
    </w:p>
    <w:p w:rsidR="00306579" w:rsidRDefault="00306579" w:rsidP="00C1202B">
      <w:pPr>
        <w:rPr>
          <w:rFonts w:ascii="Arial" w:hAnsi="Arial" w:cs="Arial"/>
          <w:sz w:val="22"/>
          <w:szCs w:val="22"/>
        </w:rPr>
      </w:pPr>
    </w:p>
    <w:p w:rsidR="00FE63DE" w:rsidRDefault="00FE63DE" w:rsidP="00C1202B">
      <w:pPr>
        <w:rPr>
          <w:rFonts w:ascii="Arial" w:hAnsi="Arial" w:cs="Arial"/>
          <w:sz w:val="22"/>
          <w:szCs w:val="22"/>
        </w:rPr>
      </w:pPr>
      <w:r w:rsidRPr="00FE63DE">
        <w:rPr>
          <w:rFonts w:ascii="Arial" w:hAnsi="Arial" w:cs="Arial"/>
          <w:b/>
          <w:bCs/>
          <w:sz w:val="22"/>
          <w:szCs w:val="22"/>
        </w:rPr>
        <w:t>Total 7 memory instances</w:t>
      </w:r>
      <w:r>
        <w:rPr>
          <w:rFonts w:ascii="Arial" w:hAnsi="Arial" w:cs="Arial"/>
          <w:b/>
          <w:bCs/>
          <w:sz w:val="22"/>
          <w:szCs w:val="22"/>
        </w:rPr>
        <w:t>:</w:t>
      </w:r>
    </w:p>
    <w:tbl>
      <w:tblPr>
        <w:tblW w:w="8960" w:type="dxa"/>
        <w:tblInd w:w="90" w:type="dxa"/>
        <w:tblLook w:val="04A0"/>
      </w:tblPr>
      <w:tblGrid>
        <w:gridCol w:w="5420"/>
        <w:gridCol w:w="1380"/>
        <w:gridCol w:w="1080"/>
        <w:gridCol w:w="1080"/>
      </w:tblGrid>
      <w:tr w:rsidR="00306579" w:rsidRPr="00306579" w:rsidTr="00306579">
        <w:trPr>
          <w:trHeight w:val="300"/>
        </w:trPr>
        <w:tc>
          <w:tcPr>
            <w:tcW w:w="5420" w:type="dxa"/>
            <w:tcBorders>
              <w:top w:val="single" w:sz="8" w:space="0" w:color="000000"/>
              <w:left w:val="single" w:sz="8" w:space="0" w:color="000000"/>
              <w:bottom w:val="single" w:sz="8" w:space="0" w:color="000000"/>
              <w:right w:val="single" w:sz="8" w:space="0" w:color="000000"/>
            </w:tcBorders>
            <w:shd w:val="clear" w:color="auto" w:fill="auto"/>
            <w:hideMark/>
          </w:tcPr>
          <w:p w:rsidR="00306579" w:rsidRPr="00B83488" w:rsidRDefault="00306579" w:rsidP="00306579">
            <w:pPr>
              <w:widowControl/>
              <w:jc w:val="center"/>
              <w:rPr>
                <w:rFonts w:ascii="Arial" w:hAnsi="Arial" w:cs="Arial"/>
                <w:kern w:val="0"/>
                <w:sz w:val="22"/>
                <w:szCs w:val="22"/>
              </w:rPr>
            </w:pPr>
            <w:r w:rsidRPr="00B83488">
              <w:rPr>
                <w:rFonts w:ascii="Arial" w:hAnsi="Arial" w:cs="Arial"/>
                <w:kern w:val="0"/>
                <w:sz w:val="22"/>
                <w:szCs w:val="22"/>
              </w:rPr>
              <w:t>Instance name</w:t>
            </w:r>
            <w:r w:rsidRPr="00B83488">
              <w:rPr>
                <w:rFonts w:ascii="Calibri" w:hAnsi="Calibri" w:cs="Arial"/>
                <w:kern w:val="0"/>
                <w:sz w:val="22"/>
                <w:szCs w:val="22"/>
              </w:rPr>
              <w:t xml:space="preserve"> </w:t>
            </w:r>
          </w:p>
        </w:tc>
        <w:tc>
          <w:tcPr>
            <w:tcW w:w="1380" w:type="dxa"/>
            <w:tcBorders>
              <w:top w:val="single" w:sz="8" w:space="0" w:color="000000"/>
              <w:left w:val="nil"/>
              <w:bottom w:val="single" w:sz="8" w:space="0" w:color="000000"/>
              <w:right w:val="single" w:sz="8" w:space="0" w:color="000000"/>
            </w:tcBorders>
            <w:shd w:val="clear" w:color="auto" w:fill="auto"/>
            <w:hideMark/>
          </w:tcPr>
          <w:p w:rsidR="00306579" w:rsidRPr="00B83488" w:rsidRDefault="00306579" w:rsidP="00306579">
            <w:pPr>
              <w:widowControl/>
              <w:jc w:val="center"/>
              <w:rPr>
                <w:rFonts w:ascii="Arial" w:hAnsi="Arial" w:cs="Arial"/>
                <w:kern w:val="0"/>
                <w:sz w:val="22"/>
                <w:szCs w:val="22"/>
              </w:rPr>
            </w:pPr>
            <w:r w:rsidRPr="00B83488">
              <w:rPr>
                <w:rFonts w:ascii="Arial" w:hAnsi="Arial" w:cs="Arial"/>
                <w:kern w:val="0"/>
                <w:sz w:val="22"/>
                <w:szCs w:val="22"/>
              </w:rPr>
              <w:t>Words num</w:t>
            </w:r>
            <w:r w:rsidRPr="00B83488">
              <w:rPr>
                <w:rFonts w:ascii="Calibri" w:hAnsi="Calibri" w:cs="Arial"/>
                <w:kern w:val="0"/>
                <w:sz w:val="22"/>
                <w:szCs w:val="22"/>
              </w:rPr>
              <w:t xml:space="preserve"> </w:t>
            </w:r>
          </w:p>
        </w:tc>
        <w:tc>
          <w:tcPr>
            <w:tcW w:w="1080" w:type="dxa"/>
            <w:tcBorders>
              <w:top w:val="single" w:sz="8" w:space="0" w:color="000000"/>
              <w:left w:val="nil"/>
              <w:bottom w:val="single" w:sz="8" w:space="0" w:color="000000"/>
              <w:right w:val="single" w:sz="8" w:space="0" w:color="000000"/>
            </w:tcBorders>
            <w:shd w:val="clear" w:color="auto" w:fill="auto"/>
            <w:hideMark/>
          </w:tcPr>
          <w:p w:rsidR="00306579" w:rsidRPr="00B83488" w:rsidRDefault="00306579" w:rsidP="00306579">
            <w:pPr>
              <w:widowControl/>
              <w:jc w:val="center"/>
              <w:rPr>
                <w:rFonts w:ascii="Arial" w:hAnsi="Arial" w:cs="Arial"/>
                <w:kern w:val="0"/>
                <w:sz w:val="22"/>
                <w:szCs w:val="22"/>
              </w:rPr>
            </w:pPr>
            <w:r w:rsidRPr="00B83488">
              <w:rPr>
                <w:rFonts w:ascii="Arial" w:hAnsi="Arial" w:cs="Arial"/>
                <w:kern w:val="0"/>
                <w:sz w:val="22"/>
                <w:szCs w:val="22"/>
              </w:rPr>
              <w:t>Bits num</w:t>
            </w:r>
            <w:r w:rsidRPr="00B83488">
              <w:rPr>
                <w:rFonts w:ascii="Calibri" w:hAnsi="Calibri" w:cs="Arial"/>
                <w:kern w:val="0"/>
                <w:sz w:val="22"/>
                <w:szCs w:val="22"/>
              </w:rPr>
              <w:t xml:space="preserve"> </w:t>
            </w:r>
          </w:p>
        </w:tc>
        <w:tc>
          <w:tcPr>
            <w:tcW w:w="1080" w:type="dxa"/>
            <w:tcBorders>
              <w:top w:val="single" w:sz="8" w:space="0" w:color="000000"/>
              <w:left w:val="nil"/>
              <w:bottom w:val="single" w:sz="8" w:space="0" w:color="000000"/>
              <w:right w:val="single" w:sz="8" w:space="0" w:color="000000"/>
            </w:tcBorders>
            <w:shd w:val="clear" w:color="auto" w:fill="auto"/>
            <w:hideMark/>
          </w:tcPr>
          <w:p w:rsidR="00306579" w:rsidRPr="00B83488" w:rsidRDefault="00306579" w:rsidP="00306579">
            <w:pPr>
              <w:widowControl/>
              <w:jc w:val="center"/>
              <w:rPr>
                <w:rFonts w:ascii="Arial" w:hAnsi="Arial" w:cs="Arial"/>
                <w:kern w:val="0"/>
                <w:sz w:val="22"/>
                <w:szCs w:val="22"/>
              </w:rPr>
            </w:pPr>
            <w:r w:rsidRPr="00B83488">
              <w:rPr>
                <w:rFonts w:ascii="Arial" w:hAnsi="Arial" w:cs="Arial"/>
                <w:kern w:val="0"/>
                <w:sz w:val="22"/>
                <w:szCs w:val="22"/>
              </w:rPr>
              <w:t>type</w:t>
            </w:r>
            <w:r w:rsidRPr="00B83488">
              <w:rPr>
                <w:rFonts w:ascii="Calibri" w:hAnsi="Calibri" w:cs="Arial"/>
                <w:kern w:val="0"/>
                <w:sz w:val="22"/>
                <w:szCs w:val="22"/>
              </w:rPr>
              <w:t xml:space="preserve"> </w:t>
            </w:r>
          </w:p>
        </w:tc>
      </w:tr>
      <w:tr w:rsidR="00306579" w:rsidRPr="00306579" w:rsidTr="00306579">
        <w:trPr>
          <w:trHeight w:val="300"/>
        </w:trPr>
        <w:tc>
          <w:tcPr>
            <w:tcW w:w="5420" w:type="dxa"/>
            <w:tcBorders>
              <w:top w:val="nil"/>
              <w:left w:val="single" w:sz="8" w:space="0" w:color="000000"/>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3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r>
      <w:tr w:rsidR="00306579" w:rsidRPr="00306579" w:rsidTr="00306579">
        <w:trPr>
          <w:trHeight w:val="300"/>
        </w:trPr>
        <w:tc>
          <w:tcPr>
            <w:tcW w:w="5420" w:type="dxa"/>
            <w:tcBorders>
              <w:top w:val="nil"/>
              <w:left w:val="single" w:sz="8" w:space="0" w:color="000000"/>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3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r>
      <w:tr w:rsidR="00306579" w:rsidRPr="00306579" w:rsidTr="00306579">
        <w:trPr>
          <w:trHeight w:val="300"/>
        </w:trPr>
        <w:tc>
          <w:tcPr>
            <w:tcW w:w="5420" w:type="dxa"/>
            <w:tcBorders>
              <w:top w:val="nil"/>
              <w:left w:val="single" w:sz="8" w:space="0" w:color="000000"/>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3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r>
      <w:tr w:rsidR="00306579" w:rsidRPr="00306579" w:rsidTr="00306579">
        <w:trPr>
          <w:trHeight w:val="300"/>
        </w:trPr>
        <w:tc>
          <w:tcPr>
            <w:tcW w:w="5420" w:type="dxa"/>
            <w:tcBorders>
              <w:top w:val="nil"/>
              <w:left w:val="single" w:sz="8" w:space="0" w:color="000000"/>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3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r>
      <w:tr w:rsidR="00306579" w:rsidRPr="00306579" w:rsidTr="00306579">
        <w:trPr>
          <w:trHeight w:val="300"/>
        </w:trPr>
        <w:tc>
          <w:tcPr>
            <w:tcW w:w="5420" w:type="dxa"/>
            <w:tcBorders>
              <w:top w:val="nil"/>
              <w:left w:val="single" w:sz="8" w:space="0" w:color="000000"/>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3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r>
      <w:tr w:rsidR="00306579" w:rsidRPr="00306579" w:rsidTr="00306579">
        <w:trPr>
          <w:trHeight w:val="300"/>
        </w:trPr>
        <w:tc>
          <w:tcPr>
            <w:tcW w:w="5420" w:type="dxa"/>
            <w:tcBorders>
              <w:top w:val="nil"/>
              <w:left w:val="single" w:sz="8" w:space="0" w:color="000000"/>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3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 w:val="22"/>
                <w:szCs w:val="22"/>
              </w:rPr>
            </w:pPr>
          </w:p>
        </w:tc>
      </w:tr>
      <w:tr w:rsidR="00306579" w:rsidRPr="00306579" w:rsidTr="00306579">
        <w:trPr>
          <w:trHeight w:val="300"/>
        </w:trPr>
        <w:tc>
          <w:tcPr>
            <w:tcW w:w="5420" w:type="dxa"/>
            <w:tcBorders>
              <w:top w:val="nil"/>
              <w:left w:val="single" w:sz="8" w:space="0" w:color="000000"/>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Cs w:val="21"/>
              </w:rPr>
            </w:pPr>
          </w:p>
        </w:tc>
        <w:tc>
          <w:tcPr>
            <w:tcW w:w="13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Cs w:val="21"/>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306579">
            <w:pPr>
              <w:widowControl/>
              <w:rPr>
                <w:rFonts w:ascii="Arial" w:hAnsi="Arial" w:cs="Arial"/>
                <w:kern w:val="0"/>
                <w:szCs w:val="21"/>
              </w:rPr>
            </w:pPr>
          </w:p>
        </w:tc>
        <w:tc>
          <w:tcPr>
            <w:tcW w:w="1080" w:type="dxa"/>
            <w:tcBorders>
              <w:top w:val="nil"/>
              <w:left w:val="nil"/>
              <w:bottom w:val="single" w:sz="8" w:space="0" w:color="000000"/>
              <w:right w:val="single" w:sz="8" w:space="0" w:color="000000"/>
            </w:tcBorders>
            <w:shd w:val="clear" w:color="auto" w:fill="auto"/>
            <w:hideMark/>
          </w:tcPr>
          <w:p w:rsidR="00306579" w:rsidRPr="00B83488" w:rsidRDefault="00306579" w:rsidP="00D8772D">
            <w:pPr>
              <w:keepNext/>
              <w:widowControl/>
              <w:rPr>
                <w:rFonts w:ascii="Arial" w:hAnsi="Arial" w:cs="Arial"/>
                <w:kern w:val="0"/>
                <w:szCs w:val="21"/>
              </w:rPr>
            </w:pPr>
          </w:p>
        </w:tc>
      </w:tr>
    </w:tbl>
    <w:p w:rsidR="00B83488" w:rsidRPr="00B83488" w:rsidRDefault="00B83488" w:rsidP="00B83488">
      <w:pPr>
        <w:pStyle w:val="af"/>
        <w:rPr>
          <w:rFonts w:ascii="Arial" w:hAnsi="Arial" w:cs="Arial"/>
        </w:rPr>
      </w:pPr>
      <w:r w:rsidRPr="00B83488">
        <w:rPr>
          <w:rFonts w:ascii="Arial" w:hAnsi="Arial" w:cs="Arial"/>
        </w:rPr>
        <w:t xml:space="preserve">Table </w:t>
      </w:r>
      <w:r w:rsidR="00074B78" w:rsidRPr="00B83488">
        <w:rPr>
          <w:rFonts w:ascii="Arial" w:hAnsi="Arial" w:cs="Arial"/>
        </w:rPr>
        <w:fldChar w:fldCharType="begin"/>
      </w:r>
      <w:r w:rsidRPr="00B83488">
        <w:rPr>
          <w:rFonts w:ascii="Arial" w:hAnsi="Arial" w:cs="Arial"/>
        </w:rPr>
        <w:instrText xml:space="preserve"> SEQ Table \* ARABIC </w:instrText>
      </w:r>
      <w:r w:rsidR="00074B78" w:rsidRPr="00B83488">
        <w:rPr>
          <w:rFonts w:ascii="Arial" w:hAnsi="Arial" w:cs="Arial"/>
        </w:rPr>
        <w:fldChar w:fldCharType="separate"/>
      </w:r>
      <w:r w:rsidR="006F0941">
        <w:rPr>
          <w:rFonts w:ascii="Arial" w:hAnsi="Arial" w:cs="Arial"/>
          <w:noProof/>
        </w:rPr>
        <w:t>24</w:t>
      </w:r>
      <w:r w:rsidR="00074B78" w:rsidRPr="00B83488">
        <w:rPr>
          <w:rFonts w:ascii="Arial" w:hAnsi="Arial" w:cs="Arial"/>
        </w:rPr>
        <w:fldChar w:fldCharType="end"/>
      </w:r>
    </w:p>
    <w:p w:rsidR="00482D31" w:rsidRPr="00B5210C" w:rsidRDefault="00A9374E" w:rsidP="00EA2582">
      <w:pPr>
        <w:rPr>
          <w:rFonts w:ascii="Arial" w:hAnsi="Arial" w:cs="Arial"/>
          <w:sz w:val="22"/>
          <w:szCs w:val="22"/>
        </w:rPr>
      </w:pPr>
      <w:r w:rsidRPr="00B5210C">
        <w:rPr>
          <w:rFonts w:ascii="Arial" w:hAnsi="Arial" w:cs="Arial"/>
          <w:sz w:val="22"/>
          <w:szCs w:val="22"/>
        </w:rPr>
        <w:t>MBIST Algorithms:</w:t>
      </w:r>
    </w:p>
    <w:p w:rsidR="00B5210C" w:rsidRPr="00B5210C" w:rsidRDefault="00B5210C" w:rsidP="00B5210C">
      <w:pPr>
        <w:rPr>
          <w:rFonts w:ascii="Arial" w:hAnsi="Arial" w:cs="Arial"/>
          <w:sz w:val="22"/>
          <w:szCs w:val="22"/>
        </w:rPr>
      </w:pPr>
      <w:r w:rsidRPr="00B5210C">
        <w:rPr>
          <w:rFonts w:ascii="Arial" w:hAnsi="Arial" w:cs="Arial"/>
          <w:sz w:val="22"/>
          <w:szCs w:val="22"/>
        </w:rPr>
        <w:t xml:space="preserve">     -- March1</w:t>
      </w:r>
    </w:p>
    <w:p w:rsidR="00B5210C" w:rsidRPr="00B5210C" w:rsidRDefault="00B5210C" w:rsidP="00B5210C">
      <w:pPr>
        <w:rPr>
          <w:rFonts w:ascii="Arial" w:hAnsi="Arial" w:cs="Arial"/>
          <w:sz w:val="22"/>
          <w:szCs w:val="22"/>
        </w:rPr>
      </w:pPr>
      <w:r w:rsidRPr="00B5210C">
        <w:rPr>
          <w:rFonts w:ascii="Arial" w:hAnsi="Arial" w:cs="Arial"/>
          <w:sz w:val="22"/>
          <w:szCs w:val="22"/>
        </w:rPr>
        <w:t xml:space="preserve">     -- March2</w:t>
      </w:r>
    </w:p>
    <w:p w:rsidR="00B5210C" w:rsidRPr="00B5210C" w:rsidRDefault="00B5210C" w:rsidP="00B5210C">
      <w:pPr>
        <w:rPr>
          <w:rFonts w:ascii="Arial" w:hAnsi="Arial" w:cs="Arial"/>
          <w:sz w:val="22"/>
          <w:szCs w:val="22"/>
        </w:rPr>
      </w:pPr>
      <w:r w:rsidRPr="00B5210C">
        <w:rPr>
          <w:rFonts w:ascii="Arial" w:hAnsi="Arial" w:cs="Arial"/>
          <w:sz w:val="22"/>
          <w:szCs w:val="22"/>
        </w:rPr>
        <w:t xml:space="preserve">     -- RetentionCB </w:t>
      </w:r>
    </w:p>
    <w:p w:rsidR="00B5210C" w:rsidRPr="00B5210C" w:rsidRDefault="00B5210C" w:rsidP="00B5210C">
      <w:pPr>
        <w:rPr>
          <w:rFonts w:ascii="Arial" w:hAnsi="Arial" w:cs="Arial"/>
          <w:sz w:val="22"/>
          <w:szCs w:val="22"/>
        </w:rPr>
      </w:pPr>
      <w:r w:rsidRPr="00B5210C">
        <w:rPr>
          <w:rFonts w:ascii="Arial" w:hAnsi="Arial" w:cs="Arial"/>
          <w:sz w:val="22"/>
          <w:szCs w:val="22"/>
        </w:rPr>
        <w:t xml:space="preserve">     -- addressdecode_bg0</w:t>
      </w:r>
    </w:p>
    <w:p w:rsidR="00B5210C" w:rsidRPr="00B5210C" w:rsidRDefault="00B5210C" w:rsidP="00B5210C">
      <w:pPr>
        <w:rPr>
          <w:rFonts w:ascii="Arial" w:hAnsi="Arial" w:cs="Arial"/>
          <w:sz w:val="22"/>
          <w:szCs w:val="22"/>
        </w:rPr>
      </w:pPr>
      <w:r w:rsidRPr="00B5210C">
        <w:rPr>
          <w:rFonts w:ascii="Arial" w:hAnsi="Arial" w:cs="Arial"/>
          <w:sz w:val="22"/>
          <w:szCs w:val="22"/>
        </w:rPr>
        <w:t xml:space="preserve">     -- addressdecode_bg1</w:t>
      </w:r>
    </w:p>
    <w:p w:rsidR="00B5210C" w:rsidRDefault="00B5210C" w:rsidP="00C1202B">
      <w:pPr>
        <w:rPr>
          <w:rFonts w:ascii="Arial" w:hAnsi="Arial" w:cs="Arial"/>
          <w:sz w:val="22"/>
          <w:szCs w:val="22"/>
        </w:rPr>
      </w:pPr>
    </w:p>
    <w:tbl>
      <w:tblPr>
        <w:tblW w:w="6131" w:type="dxa"/>
        <w:tblInd w:w="1703" w:type="dxa"/>
        <w:tblLook w:val="04A0"/>
      </w:tblPr>
      <w:tblGrid>
        <w:gridCol w:w="649"/>
        <w:gridCol w:w="2429"/>
        <w:gridCol w:w="2174"/>
        <w:gridCol w:w="879"/>
      </w:tblGrid>
      <w:tr w:rsidR="00E879A2" w:rsidRPr="00D81C64" w:rsidTr="003B6318">
        <w:trPr>
          <w:trHeight w:val="300"/>
        </w:trPr>
        <w:tc>
          <w:tcPr>
            <w:tcW w:w="613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MBIST</w:t>
            </w:r>
            <w:r w:rsidRPr="00D81C64">
              <w:rPr>
                <w:rFonts w:ascii="Arial" w:hAnsi="Arial" w:cs="Arial"/>
                <w:color w:val="000000"/>
                <w:kern w:val="0"/>
                <w:sz w:val="22"/>
                <w:szCs w:val="22"/>
              </w:rPr>
              <w:t xml:space="preserve"> Test Condition</w:t>
            </w:r>
          </w:p>
        </w:tc>
      </w:tr>
      <w:tr w:rsidR="00E879A2" w:rsidRPr="00D81C64" w:rsidTr="003B6318">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No.</w:t>
            </w:r>
          </w:p>
        </w:tc>
        <w:tc>
          <w:tcPr>
            <w:tcW w:w="2429"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item</w:t>
            </w:r>
          </w:p>
        </w:tc>
        <w:tc>
          <w:tcPr>
            <w:tcW w:w="2174"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value</w:t>
            </w:r>
          </w:p>
        </w:tc>
        <w:tc>
          <w:tcPr>
            <w:tcW w:w="879"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unit</w:t>
            </w:r>
          </w:p>
        </w:tc>
      </w:tr>
      <w:tr w:rsidR="00E879A2" w:rsidRPr="00D81C64" w:rsidTr="003B6318">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1</w:t>
            </w:r>
          </w:p>
        </w:tc>
        <w:tc>
          <w:tcPr>
            <w:tcW w:w="2429"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T</w:t>
            </w:r>
            <w:r w:rsidRPr="00D81C64">
              <w:rPr>
                <w:rFonts w:ascii="Arial" w:hAnsi="Arial" w:cs="Arial"/>
                <w:color w:val="000000"/>
                <w:kern w:val="0"/>
                <w:sz w:val="22"/>
                <w:szCs w:val="22"/>
              </w:rPr>
              <w:t>est frequency</w:t>
            </w:r>
          </w:p>
        </w:tc>
        <w:tc>
          <w:tcPr>
            <w:tcW w:w="2174"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Pr>
                <w:rFonts w:ascii="Arial" w:hAnsi="Arial" w:cs="Arial" w:hint="eastAsia"/>
                <w:color w:val="000000"/>
                <w:kern w:val="0"/>
                <w:sz w:val="22"/>
                <w:szCs w:val="22"/>
              </w:rPr>
              <w:t>40</w:t>
            </w:r>
          </w:p>
        </w:tc>
        <w:tc>
          <w:tcPr>
            <w:tcW w:w="879"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MHZ</w:t>
            </w:r>
          </w:p>
        </w:tc>
      </w:tr>
      <w:tr w:rsidR="00E879A2" w:rsidRPr="00D81C64" w:rsidTr="003B6318">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2</w:t>
            </w:r>
          </w:p>
        </w:tc>
        <w:tc>
          <w:tcPr>
            <w:tcW w:w="2429"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p>
        </w:tc>
        <w:tc>
          <w:tcPr>
            <w:tcW w:w="2174"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E879A2" w:rsidRPr="00D81C64" w:rsidTr="003B6318">
        <w:trPr>
          <w:trHeight w:val="285"/>
        </w:trPr>
        <w:tc>
          <w:tcPr>
            <w:tcW w:w="649" w:type="dxa"/>
            <w:tcBorders>
              <w:top w:val="nil"/>
              <w:left w:val="single" w:sz="4" w:space="0" w:color="auto"/>
              <w:bottom w:val="single" w:sz="4" w:space="0" w:color="auto"/>
              <w:right w:val="single" w:sz="4" w:space="0" w:color="auto"/>
            </w:tcBorders>
            <w:shd w:val="clear" w:color="auto" w:fill="auto"/>
            <w:noWrap/>
            <w:vAlign w:val="center"/>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3</w:t>
            </w:r>
          </w:p>
        </w:tc>
        <w:tc>
          <w:tcPr>
            <w:tcW w:w="2429" w:type="dxa"/>
            <w:tcBorders>
              <w:top w:val="nil"/>
              <w:left w:val="nil"/>
              <w:bottom w:val="single" w:sz="4" w:space="0" w:color="auto"/>
              <w:right w:val="single" w:sz="4" w:space="0" w:color="auto"/>
            </w:tcBorders>
            <w:shd w:val="clear" w:color="auto" w:fill="auto"/>
            <w:noWrap/>
            <w:vAlign w:val="center"/>
            <w:hideMark/>
          </w:tcPr>
          <w:p w:rsidR="00E879A2" w:rsidRPr="00D81C64" w:rsidRDefault="00E879A2" w:rsidP="00474CB1">
            <w:pPr>
              <w:widowControl/>
              <w:jc w:val="center"/>
              <w:rPr>
                <w:rFonts w:ascii="Arial" w:hAnsi="Arial" w:cs="Arial"/>
                <w:color w:val="000000"/>
                <w:kern w:val="0"/>
                <w:sz w:val="22"/>
                <w:szCs w:val="22"/>
              </w:rPr>
            </w:pPr>
          </w:p>
        </w:tc>
        <w:tc>
          <w:tcPr>
            <w:tcW w:w="2174"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center"/>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r w:rsidR="00E879A2" w:rsidRPr="00D81C64" w:rsidTr="003B6318">
        <w:trPr>
          <w:trHeight w:val="285"/>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r w:rsidRPr="00D81C64">
              <w:rPr>
                <w:rFonts w:ascii="Arial" w:hAnsi="Arial" w:cs="Arial"/>
                <w:color w:val="000000"/>
                <w:kern w:val="0"/>
                <w:sz w:val="22"/>
                <w:szCs w:val="22"/>
              </w:rPr>
              <w:t>4</w:t>
            </w:r>
          </w:p>
        </w:tc>
        <w:tc>
          <w:tcPr>
            <w:tcW w:w="2429"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p>
        </w:tc>
        <w:tc>
          <w:tcPr>
            <w:tcW w:w="2174"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474CB1">
            <w:pPr>
              <w:widowControl/>
              <w:jc w:val="center"/>
              <w:rPr>
                <w:rFonts w:ascii="Arial" w:hAnsi="Arial" w:cs="Arial"/>
                <w:color w:val="000000"/>
                <w:kern w:val="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rsidR="00E879A2" w:rsidRPr="00D81C64" w:rsidRDefault="00E879A2" w:rsidP="00327E8F">
            <w:pPr>
              <w:keepNext/>
              <w:widowControl/>
              <w:jc w:val="center"/>
              <w:rPr>
                <w:rFonts w:ascii="Arial" w:hAnsi="Arial" w:cs="Arial"/>
                <w:color w:val="000000"/>
                <w:kern w:val="0"/>
                <w:sz w:val="22"/>
                <w:szCs w:val="22"/>
              </w:rPr>
            </w:pPr>
            <w:r w:rsidRPr="00D81C64">
              <w:rPr>
                <w:rFonts w:ascii="Arial" w:hAnsi="Arial" w:cs="Arial"/>
                <w:color w:val="000000"/>
                <w:kern w:val="0"/>
                <w:sz w:val="22"/>
                <w:szCs w:val="22"/>
              </w:rPr>
              <w:t>v</w:t>
            </w:r>
          </w:p>
        </w:tc>
      </w:tr>
    </w:tbl>
    <w:p w:rsidR="003B6318" w:rsidRPr="00B83488" w:rsidRDefault="003B6318" w:rsidP="003B6318">
      <w:pPr>
        <w:pStyle w:val="af"/>
        <w:rPr>
          <w:rFonts w:ascii="Arial" w:hAnsi="Arial" w:cs="Arial"/>
        </w:rPr>
      </w:pPr>
      <w:r w:rsidRPr="00B83488">
        <w:rPr>
          <w:rFonts w:ascii="Arial" w:hAnsi="Arial" w:cs="Arial"/>
        </w:rPr>
        <w:t xml:space="preserve">Table </w:t>
      </w:r>
      <w:r w:rsidR="00074B78" w:rsidRPr="00B83488">
        <w:rPr>
          <w:rFonts w:ascii="Arial" w:hAnsi="Arial" w:cs="Arial"/>
        </w:rPr>
        <w:fldChar w:fldCharType="begin"/>
      </w:r>
      <w:r w:rsidRPr="00B83488">
        <w:rPr>
          <w:rFonts w:ascii="Arial" w:hAnsi="Arial" w:cs="Arial"/>
        </w:rPr>
        <w:instrText xml:space="preserve"> SEQ Table \* ARABIC </w:instrText>
      </w:r>
      <w:r w:rsidR="00074B78" w:rsidRPr="00B83488">
        <w:rPr>
          <w:rFonts w:ascii="Arial" w:hAnsi="Arial" w:cs="Arial"/>
        </w:rPr>
        <w:fldChar w:fldCharType="separate"/>
      </w:r>
      <w:r w:rsidR="006F0941">
        <w:rPr>
          <w:rFonts w:ascii="Arial" w:hAnsi="Arial" w:cs="Arial"/>
          <w:noProof/>
        </w:rPr>
        <w:t>25</w:t>
      </w:r>
      <w:r w:rsidR="00074B78" w:rsidRPr="00B83488">
        <w:rPr>
          <w:rFonts w:ascii="Arial" w:hAnsi="Arial" w:cs="Arial"/>
        </w:rPr>
        <w:fldChar w:fldCharType="end"/>
      </w:r>
    </w:p>
    <w:p w:rsidR="00306579" w:rsidRDefault="00306579" w:rsidP="00C1202B">
      <w:pPr>
        <w:rPr>
          <w:rFonts w:ascii="Arial" w:hAnsi="Arial" w:cs="Arial"/>
          <w:sz w:val="22"/>
          <w:szCs w:val="22"/>
        </w:rPr>
      </w:pPr>
    </w:p>
    <w:p w:rsidR="00922ACC" w:rsidRPr="001A4A59" w:rsidRDefault="00E879A2" w:rsidP="00C1202B">
      <w:pPr>
        <w:rPr>
          <w:rFonts w:ascii="Arial" w:hAnsi="Arial" w:cs="Arial"/>
          <w:sz w:val="22"/>
          <w:szCs w:val="22"/>
        </w:rPr>
      </w:pPr>
      <w:r>
        <w:rPr>
          <w:rFonts w:ascii="Arial" w:hAnsi="Arial" w:cs="Arial" w:hint="eastAsia"/>
          <w:sz w:val="22"/>
          <w:szCs w:val="22"/>
        </w:rPr>
        <w:t>Run MBIST pattern to t</w:t>
      </w:r>
      <w:r w:rsidR="00D04E81">
        <w:rPr>
          <w:rFonts w:ascii="Arial" w:hAnsi="Arial" w:cs="Arial"/>
          <w:sz w:val="22"/>
          <w:szCs w:val="22"/>
        </w:rPr>
        <w:t>est the RA</w:t>
      </w:r>
      <w:r w:rsidR="00BF61EB" w:rsidRPr="001A4A59">
        <w:rPr>
          <w:rFonts w:ascii="Arial" w:hAnsi="Arial" w:cs="Arial"/>
          <w:sz w:val="22"/>
          <w:szCs w:val="22"/>
        </w:rPr>
        <w:t>M.</w:t>
      </w:r>
    </w:p>
    <w:p w:rsidR="00F65722" w:rsidRPr="003B6318" w:rsidRDefault="00F65722" w:rsidP="00BF61EB">
      <w:pPr>
        <w:rPr>
          <w:rFonts w:ascii="Arial" w:hAnsi="Arial" w:cs="Arial"/>
          <w:color w:val="FF0000"/>
          <w:sz w:val="22"/>
          <w:szCs w:val="22"/>
        </w:rPr>
      </w:pPr>
    </w:p>
    <w:p w:rsidR="00C45933" w:rsidRPr="0052453A" w:rsidRDefault="00B95191" w:rsidP="00C45933">
      <w:pPr>
        <w:rPr>
          <w:rFonts w:ascii="Arial" w:hAnsi="Arial" w:cs="Arial"/>
          <w:sz w:val="22"/>
          <w:szCs w:val="22"/>
        </w:rPr>
      </w:pPr>
      <w:r>
        <w:rPr>
          <w:rFonts w:ascii="Arial" w:hAnsi="Arial" w:cs="Arial" w:hint="eastAsia"/>
          <w:sz w:val="22"/>
          <w:szCs w:val="22"/>
        </w:rPr>
        <w:t>Test limit:</w:t>
      </w:r>
    </w:p>
    <w:p w:rsidR="007D2710" w:rsidRPr="00EA2582" w:rsidRDefault="007D2710" w:rsidP="007D2710">
      <w:pPr>
        <w:rPr>
          <w:rFonts w:ascii="Arial" w:hAnsi="Arial" w:cs="Arial"/>
          <w:sz w:val="22"/>
          <w:szCs w:val="22"/>
        </w:rPr>
      </w:pPr>
      <w:bookmarkStart w:id="44" w:name="_Toc145241066"/>
      <w:r w:rsidRPr="00EA2582">
        <w:rPr>
          <w:rFonts w:ascii="Arial" w:hAnsi="Arial" w:cs="Arial"/>
          <w:sz w:val="22"/>
          <w:szCs w:val="22"/>
        </w:rPr>
        <w:t>For 3.3v IO</w:t>
      </w:r>
    </w:p>
    <w:p w:rsidR="007D2710" w:rsidRPr="00EA2582" w:rsidRDefault="007C0871" w:rsidP="007D2710">
      <w:pPr>
        <w:rPr>
          <w:rFonts w:ascii="Arial" w:hAnsi="Arial" w:cs="Arial"/>
          <w:sz w:val="22"/>
          <w:szCs w:val="22"/>
        </w:rPr>
      </w:pPr>
      <w:r w:rsidRPr="00EA2582">
        <w:rPr>
          <w:rFonts w:ascii="Arial" w:hAnsi="Arial" w:cs="Arial"/>
          <w:sz w:val="22"/>
          <w:szCs w:val="22"/>
        </w:rPr>
        <w:t>VOH: 2.3</w:t>
      </w:r>
      <w:r w:rsidR="007D2710" w:rsidRPr="00EA2582">
        <w:rPr>
          <w:rFonts w:ascii="Arial" w:hAnsi="Arial" w:cs="Arial"/>
          <w:sz w:val="22"/>
          <w:szCs w:val="22"/>
        </w:rPr>
        <w:t>1v</w:t>
      </w:r>
    </w:p>
    <w:p w:rsidR="007D2710" w:rsidRPr="00EA2582" w:rsidRDefault="007D2710" w:rsidP="007D2710">
      <w:pPr>
        <w:rPr>
          <w:rFonts w:ascii="Arial" w:hAnsi="Arial" w:cs="Arial"/>
          <w:sz w:val="22"/>
          <w:szCs w:val="22"/>
        </w:rPr>
      </w:pPr>
      <w:r w:rsidRPr="00EA2582">
        <w:rPr>
          <w:rFonts w:ascii="Arial" w:hAnsi="Arial" w:cs="Arial"/>
          <w:sz w:val="22"/>
          <w:szCs w:val="22"/>
        </w:rPr>
        <w:t>VOL: 0.99v</w:t>
      </w:r>
    </w:p>
    <w:p w:rsidR="00815761" w:rsidRDefault="00815761" w:rsidP="002019DD">
      <w:pPr>
        <w:rPr>
          <w:rFonts w:ascii="Arial" w:hAnsi="Arial" w:cs="Arial"/>
          <w:color w:val="000000"/>
          <w:sz w:val="20"/>
          <w:szCs w:val="20"/>
        </w:rPr>
      </w:pPr>
    </w:p>
    <w:p w:rsidR="00B95191" w:rsidRPr="00B95191" w:rsidRDefault="00B95191" w:rsidP="002019DD">
      <w:pPr>
        <w:rPr>
          <w:rFonts w:ascii="Arial" w:hAnsi="Arial" w:cs="Arial"/>
          <w:sz w:val="22"/>
          <w:szCs w:val="22"/>
        </w:rPr>
      </w:pPr>
      <w:r w:rsidRPr="00B95191">
        <w:rPr>
          <w:rFonts w:ascii="Arial" w:hAnsi="Arial" w:cs="Arial" w:hint="eastAsia"/>
          <w:sz w:val="22"/>
          <w:szCs w:val="22"/>
        </w:rPr>
        <w:t>Test pattern:</w:t>
      </w:r>
    </w:p>
    <w:p w:rsidR="008853EE" w:rsidRDefault="00FE3991" w:rsidP="00D5720E">
      <w:pPr>
        <w:pStyle w:val="2"/>
        <w:rPr>
          <w:rFonts w:cs="Arial"/>
          <w:color w:val="000000"/>
        </w:rPr>
      </w:pPr>
      <w:bookmarkStart w:id="45" w:name="_Toc491167903"/>
      <w:r>
        <w:rPr>
          <w:rFonts w:cs="Arial" w:hint="eastAsia"/>
          <w:color w:val="000000"/>
        </w:rPr>
        <w:t>MiPHY</w:t>
      </w:r>
      <w:r w:rsidR="00687050">
        <w:rPr>
          <w:rFonts w:cs="Arial"/>
          <w:color w:val="000000"/>
        </w:rPr>
        <w:t xml:space="preserve"> </w:t>
      </w:r>
      <w:r w:rsidR="003B5263">
        <w:rPr>
          <w:rFonts w:cs="Arial" w:hint="eastAsia"/>
          <w:color w:val="000000"/>
        </w:rPr>
        <w:t>T</w:t>
      </w:r>
      <w:r w:rsidR="00687050">
        <w:rPr>
          <w:rFonts w:cs="Arial"/>
          <w:color w:val="000000"/>
        </w:rPr>
        <w:t>est</w:t>
      </w:r>
      <w:bookmarkEnd w:id="45"/>
    </w:p>
    <w:p w:rsidR="00FF06DA" w:rsidRPr="00FF06DA" w:rsidRDefault="00FF06DA" w:rsidP="00FF06DA">
      <w:pPr>
        <w:rPr>
          <w:rFonts w:ascii="Arial" w:hAnsi="Arial" w:cs="Arial"/>
        </w:rPr>
      </w:pPr>
      <w:r>
        <w:rPr>
          <w:rFonts w:hint="eastAsia"/>
        </w:rPr>
        <w:t xml:space="preserve">                                  </w:t>
      </w:r>
      <w:r w:rsidRPr="00FF06DA">
        <w:rPr>
          <w:rFonts w:ascii="Arial" w:hAnsi="Arial" w:cs="Arial"/>
        </w:rPr>
        <w:t>Test Items Table</w:t>
      </w:r>
    </w:p>
    <w:tbl>
      <w:tblPr>
        <w:tblStyle w:val="a8"/>
        <w:tblW w:w="0" w:type="auto"/>
        <w:tblInd w:w="250" w:type="dxa"/>
        <w:tblLook w:val="04A0"/>
      </w:tblPr>
      <w:tblGrid>
        <w:gridCol w:w="5494"/>
        <w:gridCol w:w="926"/>
        <w:gridCol w:w="926"/>
        <w:gridCol w:w="926"/>
      </w:tblGrid>
      <w:tr w:rsidR="00FF06DA" w:rsidTr="00661F95">
        <w:tc>
          <w:tcPr>
            <w:tcW w:w="5494" w:type="dxa"/>
            <w:vAlign w:val="center"/>
          </w:tcPr>
          <w:p w:rsidR="00FF06DA" w:rsidRDefault="00FF06DA" w:rsidP="00FF06DA">
            <w:pPr>
              <w:pStyle w:val="af0"/>
              <w:ind w:firstLineChars="0" w:firstLine="0"/>
              <w:jc w:val="center"/>
              <w:rPr>
                <w:rFonts w:ascii="Arial" w:hAnsi="Arial" w:cs="Arial"/>
                <w:sz w:val="22"/>
                <w:szCs w:val="22"/>
              </w:rPr>
            </w:pPr>
            <w:r>
              <w:rPr>
                <w:rFonts w:ascii="Arial" w:hAnsi="Arial" w:cs="Arial" w:hint="eastAsia"/>
                <w:sz w:val="22"/>
                <w:szCs w:val="22"/>
              </w:rPr>
              <w:t>Description</w:t>
            </w:r>
          </w:p>
        </w:tc>
        <w:tc>
          <w:tcPr>
            <w:tcW w:w="926" w:type="dxa"/>
          </w:tcPr>
          <w:p w:rsidR="00FF06DA" w:rsidRDefault="00FF06DA" w:rsidP="00483414">
            <w:pPr>
              <w:pStyle w:val="af0"/>
              <w:ind w:firstLineChars="0" w:firstLine="0"/>
              <w:rPr>
                <w:rFonts w:ascii="Arial" w:hAnsi="Arial" w:cs="Arial"/>
                <w:sz w:val="22"/>
                <w:szCs w:val="22"/>
              </w:rPr>
            </w:pPr>
            <w:r>
              <w:rPr>
                <w:rFonts w:ascii="Arial" w:hAnsi="Arial" w:cs="Arial" w:hint="eastAsia"/>
                <w:sz w:val="22"/>
                <w:szCs w:val="22"/>
              </w:rPr>
              <w:t>Min voltage</w:t>
            </w:r>
          </w:p>
        </w:tc>
        <w:tc>
          <w:tcPr>
            <w:tcW w:w="926" w:type="dxa"/>
          </w:tcPr>
          <w:p w:rsidR="00FF06DA" w:rsidRDefault="00FF06DA" w:rsidP="00483414">
            <w:pPr>
              <w:pStyle w:val="af0"/>
              <w:ind w:firstLineChars="0" w:firstLine="0"/>
              <w:rPr>
                <w:rFonts w:ascii="Arial" w:hAnsi="Arial" w:cs="Arial"/>
                <w:sz w:val="22"/>
                <w:szCs w:val="22"/>
              </w:rPr>
            </w:pPr>
            <w:r>
              <w:rPr>
                <w:rFonts w:ascii="Arial" w:hAnsi="Arial" w:cs="Arial" w:hint="eastAsia"/>
                <w:sz w:val="22"/>
                <w:szCs w:val="22"/>
              </w:rPr>
              <w:t>Nom voltage</w:t>
            </w:r>
          </w:p>
        </w:tc>
        <w:tc>
          <w:tcPr>
            <w:tcW w:w="926" w:type="dxa"/>
          </w:tcPr>
          <w:p w:rsidR="00FF06DA" w:rsidRDefault="00FF06DA" w:rsidP="00483414">
            <w:pPr>
              <w:pStyle w:val="af0"/>
              <w:ind w:firstLineChars="0" w:firstLine="0"/>
              <w:rPr>
                <w:rFonts w:ascii="Arial" w:hAnsi="Arial" w:cs="Arial"/>
                <w:sz w:val="22"/>
                <w:szCs w:val="22"/>
              </w:rPr>
            </w:pPr>
            <w:r>
              <w:rPr>
                <w:rFonts w:ascii="Arial" w:hAnsi="Arial" w:cs="Arial" w:hint="eastAsia"/>
                <w:sz w:val="22"/>
                <w:szCs w:val="22"/>
              </w:rPr>
              <w:t>Max voltage</w:t>
            </w:r>
          </w:p>
        </w:tc>
      </w:tr>
      <w:tr w:rsidR="00FF06DA" w:rsidTr="00661F95">
        <w:tc>
          <w:tcPr>
            <w:tcW w:w="5494" w:type="dxa"/>
          </w:tcPr>
          <w:p w:rsidR="00FF06DA" w:rsidRDefault="007E4C60" w:rsidP="00483414">
            <w:pPr>
              <w:pStyle w:val="af0"/>
              <w:ind w:firstLineChars="0" w:firstLine="0"/>
              <w:rPr>
                <w:rFonts w:ascii="Arial" w:hAnsi="Arial" w:cs="Arial"/>
                <w:sz w:val="22"/>
                <w:szCs w:val="22"/>
              </w:rPr>
            </w:pPr>
            <w:r>
              <w:rPr>
                <w:rFonts w:ascii="Arial" w:hAnsi="Arial" w:cs="Arial"/>
                <w:sz w:val="22"/>
                <w:szCs w:val="22"/>
              </w:rPr>
              <w:t>I</w:t>
            </w:r>
            <w:r>
              <w:rPr>
                <w:rFonts w:ascii="Arial" w:hAnsi="Arial" w:cs="Arial" w:hint="eastAsia"/>
                <w:sz w:val="22"/>
                <w:szCs w:val="22"/>
              </w:rPr>
              <w:t>nit pci/sgmii</w:t>
            </w:r>
          </w:p>
        </w:tc>
        <w:tc>
          <w:tcPr>
            <w:tcW w:w="926" w:type="dxa"/>
          </w:tcPr>
          <w:p w:rsidR="00FF06DA" w:rsidRDefault="001C3B50"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FF06DA" w:rsidRDefault="007E4C60"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FF06DA" w:rsidRDefault="001C3B50" w:rsidP="00483414">
            <w:pPr>
              <w:pStyle w:val="af0"/>
              <w:ind w:firstLineChars="0" w:firstLine="0"/>
              <w:rPr>
                <w:rFonts w:ascii="Arial" w:hAnsi="Arial" w:cs="Arial"/>
                <w:sz w:val="22"/>
                <w:szCs w:val="22"/>
              </w:rPr>
            </w:pPr>
            <w:r>
              <w:rPr>
                <w:rFonts w:ascii="Arial" w:hAnsi="Arial" w:cs="Arial" w:hint="eastAsia"/>
                <w:sz w:val="22"/>
                <w:szCs w:val="22"/>
              </w:rPr>
              <w:t xml:space="preserve">  Y</w:t>
            </w:r>
          </w:p>
        </w:tc>
      </w:tr>
      <w:tr w:rsidR="00FF06DA" w:rsidTr="00661F95">
        <w:tc>
          <w:tcPr>
            <w:tcW w:w="5494" w:type="dxa"/>
          </w:tcPr>
          <w:p w:rsidR="00FF06DA" w:rsidRDefault="007E4C60" w:rsidP="00483414">
            <w:pPr>
              <w:pStyle w:val="af0"/>
              <w:ind w:firstLineChars="0" w:firstLine="0"/>
              <w:rPr>
                <w:rFonts w:ascii="Arial" w:hAnsi="Arial" w:cs="Arial"/>
                <w:sz w:val="22"/>
                <w:szCs w:val="22"/>
              </w:rPr>
            </w:pPr>
            <w:r>
              <w:rPr>
                <w:rFonts w:ascii="Arial" w:hAnsi="Arial" w:cs="Arial"/>
                <w:sz w:val="22"/>
                <w:szCs w:val="22"/>
              </w:rPr>
              <w:t>O</w:t>
            </w:r>
            <w:r>
              <w:rPr>
                <w:rFonts w:ascii="Arial" w:hAnsi="Arial" w:cs="Arial" w:hint="eastAsia"/>
                <w:sz w:val="22"/>
                <w:szCs w:val="22"/>
              </w:rPr>
              <w:t>sc test</w:t>
            </w:r>
          </w:p>
        </w:tc>
        <w:tc>
          <w:tcPr>
            <w:tcW w:w="926" w:type="dxa"/>
          </w:tcPr>
          <w:p w:rsidR="00FF06DA" w:rsidRDefault="00FF06DA" w:rsidP="00483414">
            <w:pPr>
              <w:pStyle w:val="af0"/>
              <w:ind w:firstLineChars="0" w:firstLine="0"/>
              <w:rPr>
                <w:rFonts w:ascii="Arial" w:hAnsi="Arial" w:cs="Arial"/>
                <w:sz w:val="22"/>
                <w:szCs w:val="22"/>
              </w:rPr>
            </w:pPr>
          </w:p>
        </w:tc>
        <w:tc>
          <w:tcPr>
            <w:tcW w:w="926" w:type="dxa"/>
          </w:tcPr>
          <w:p w:rsidR="00FF06DA" w:rsidRDefault="007E4C60"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FF06DA" w:rsidRDefault="00FF06DA" w:rsidP="00483414">
            <w:pPr>
              <w:pStyle w:val="af0"/>
              <w:ind w:firstLineChars="0" w:firstLine="0"/>
              <w:rPr>
                <w:rFonts w:ascii="Arial" w:hAnsi="Arial" w:cs="Arial"/>
                <w:sz w:val="22"/>
                <w:szCs w:val="22"/>
              </w:rPr>
            </w:pPr>
          </w:p>
        </w:tc>
      </w:tr>
      <w:tr w:rsidR="00FF06DA" w:rsidTr="00661F95">
        <w:tc>
          <w:tcPr>
            <w:tcW w:w="5494" w:type="dxa"/>
          </w:tcPr>
          <w:p w:rsidR="00FF06DA" w:rsidRDefault="001C3B50" w:rsidP="00483414">
            <w:pPr>
              <w:pStyle w:val="af0"/>
              <w:ind w:firstLineChars="0" w:firstLine="0"/>
              <w:rPr>
                <w:rFonts w:ascii="Arial" w:hAnsi="Arial" w:cs="Arial"/>
                <w:sz w:val="22"/>
                <w:szCs w:val="22"/>
              </w:rPr>
            </w:pPr>
            <w:r>
              <w:rPr>
                <w:rFonts w:ascii="Arial" w:hAnsi="Arial" w:cs="Arial" w:hint="eastAsia"/>
                <w:sz w:val="22"/>
                <w:szCs w:val="22"/>
              </w:rPr>
              <w:t>Frequency test</w:t>
            </w:r>
          </w:p>
        </w:tc>
        <w:tc>
          <w:tcPr>
            <w:tcW w:w="926" w:type="dxa"/>
          </w:tcPr>
          <w:p w:rsidR="00FF06DA" w:rsidRDefault="00FF06DA" w:rsidP="00483414">
            <w:pPr>
              <w:pStyle w:val="af0"/>
              <w:ind w:firstLineChars="0" w:firstLine="0"/>
              <w:rPr>
                <w:rFonts w:ascii="Arial" w:hAnsi="Arial" w:cs="Arial"/>
                <w:sz w:val="22"/>
                <w:szCs w:val="22"/>
              </w:rPr>
            </w:pPr>
          </w:p>
        </w:tc>
        <w:tc>
          <w:tcPr>
            <w:tcW w:w="926" w:type="dxa"/>
          </w:tcPr>
          <w:p w:rsidR="00FF06DA" w:rsidRDefault="001C3B50"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FF06DA" w:rsidRDefault="00FF06DA" w:rsidP="00483414">
            <w:pPr>
              <w:pStyle w:val="af0"/>
              <w:ind w:firstLineChars="0" w:firstLine="0"/>
              <w:rPr>
                <w:rFonts w:ascii="Arial" w:hAnsi="Arial" w:cs="Arial"/>
                <w:sz w:val="22"/>
                <w:szCs w:val="22"/>
              </w:rPr>
            </w:pPr>
          </w:p>
        </w:tc>
      </w:tr>
      <w:tr w:rsidR="00FF06DA" w:rsidTr="00661F95">
        <w:tc>
          <w:tcPr>
            <w:tcW w:w="5494" w:type="dxa"/>
          </w:tcPr>
          <w:p w:rsidR="00FF06DA" w:rsidRDefault="001C4DE2" w:rsidP="00483414">
            <w:pPr>
              <w:pStyle w:val="af0"/>
              <w:ind w:firstLineChars="0" w:firstLine="0"/>
              <w:rPr>
                <w:rFonts w:ascii="Arial" w:hAnsi="Arial" w:cs="Arial"/>
                <w:sz w:val="22"/>
                <w:szCs w:val="22"/>
              </w:rPr>
            </w:pPr>
            <w:r>
              <w:rPr>
                <w:rFonts w:ascii="Arial" w:hAnsi="Arial" w:cs="Arial" w:hint="eastAsia"/>
                <w:sz w:val="22"/>
                <w:szCs w:val="22"/>
              </w:rPr>
              <w:t>SSC frequency test</w:t>
            </w:r>
          </w:p>
        </w:tc>
        <w:tc>
          <w:tcPr>
            <w:tcW w:w="926" w:type="dxa"/>
          </w:tcPr>
          <w:p w:rsidR="00FF06DA" w:rsidRDefault="00FF06DA" w:rsidP="00483414">
            <w:pPr>
              <w:pStyle w:val="af0"/>
              <w:ind w:firstLineChars="0" w:firstLine="0"/>
              <w:rPr>
                <w:rFonts w:ascii="Arial" w:hAnsi="Arial" w:cs="Arial"/>
                <w:sz w:val="22"/>
                <w:szCs w:val="22"/>
              </w:rPr>
            </w:pPr>
          </w:p>
        </w:tc>
        <w:tc>
          <w:tcPr>
            <w:tcW w:w="926" w:type="dxa"/>
          </w:tcPr>
          <w:p w:rsidR="00FF06DA" w:rsidRDefault="001C4DE2"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FF06DA" w:rsidRDefault="00FF06DA" w:rsidP="00483414">
            <w:pPr>
              <w:pStyle w:val="af0"/>
              <w:ind w:firstLineChars="0" w:firstLine="0"/>
              <w:rPr>
                <w:rFonts w:ascii="Arial" w:hAnsi="Arial" w:cs="Arial"/>
                <w:sz w:val="22"/>
                <w:szCs w:val="22"/>
              </w:rPr>
            </w:pPr>
          </w:p>
        </w:tc>
      </w:tr>
      <w:tr w:rsidR="00FF06DA" w:rsidTr="00661F95">
        <w:tc>
          <w:tcPr>
            <w:tcW w:w="5494" w:type="dxa"/>
          </w:tcPr>
          <w:p w:rsidR="00FF06DA" w:rsidRDefault="001C4DE2" w:rsidP="00483414">
            <w:pPr>
              <w:pStyle w:val="af0"/>
              <w:ind w:firstLineChars="0" w:firstLine="0"/>
              <w:rPr>
                <w:rFonts w:ascii="Arial" w:hAnsi="Arial" w:cs="Arial"/>
                <w:sz w:val="22"/>
                <w:szCs w:val="22"/>
              </w:rPr>
            </w:pPr>
            <w:r>
              <w:rPr>
                <w:rFonts w:ascii="Arial" w:hAnsi="Arial" w:cs="Arial" w:hint="eastAsia"/>
                <w:sz w:val="22"/>
                <w:szCs w:val="22"/>
              </w:rPr>
              <w:t>PLL test</w:t>
            </w:r>
          </w:p>
        </w:tc>
        <w:tc>
          <w:tcPr>
            <w:tcW w:w="926" w:type="dxa"/>
          </w:tcPr>
          <w:p w:rsidR="00FF06DA" w:rsidRDefault="00FF06DA" w:rsidP="00483414">
            <w:pPr>
              <w:pStyle w:val="af0"/>
              <w:ind w:firstLineChars="0" w:firstLine="0"/>
              <w:rPr>
                <w:rFonts w:ascii="Arial" w:hAnsi="Arial" w:cs="Arial"/>
                <w:sz w:val="22"/>
                <w:szCs w:val="22"/>
              </w:rPr>
            </w:pPr>
          </w:p>
        </w:tc>
        <w:tc>
          <w:tcPr>
            <w:tcW w:w="926" w:type="dxa"/>
          </w:tcPr>
          <w:p w:rsidR="00FF06DA" w:rsidRDefault="001C4DE2"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FF06DA" w:rsidRDefault="00FF06DA" w:rsidP="00483414">
            <w:pPr>
              <w:pStyle w:val="af0"/>
              <w:ind w:firstLineChars="0" w:firstLine="0"/>
              <w:rPr>
                <w:rFonts w:ascii="Arial" w:hAnsi="Arial" w:cs="Arial"/>
                <w:sz w:val="22"/>
                <w:szCs w:val="22"/>
              </w:rPr>
            </w:pPr>
          </w:p>
        </w:tc>
      </w:tr>
      <w:tr w:rsidR="00FF06DA" w:rsidTr="00661F95">
        <w:tc>
          <w:tcPr>
            <w:tcW w:w="5494" w:type="dxa"/>
          </w:tcPr>
          <w:p w:rsidR="00FF06DA" w:rsidRDefault="00661F95" w:rsidP="00483414">
            <w:pPr>
              <w:pStyle w:val="af0"/>
              <w:ind w:firstLineChars="0" w:firstLine="0"/>
              <w:rPr>
                <w:rFonts w:ascii="Arial" w:hAnsi="Arial" w:cs="Arial"/>
                <w:sz w:val="22"/>
                <w:szCs w:val="22"/>
              </w:rPr>
            </w:pPr>
            <w:r>
              <w:rPr>
                <w:rFonts w:ascii="Arial" w:hAnsi="Arial" w:cs="Arial" w:hint="eastAsia"/>
                <w:sz w:val="22"/>
                <w:szCs w:val="22"/>
              </w:rPr>
              <w:t>PCI/SGMII bist, max. genX,</w:t>
            </w:r>
            <w:r w:rsidR="001F1FB4">
              <w:rPr>
                <w:rFonts w:ascii="Arial" w:hAnsi="Arial" w:cs="Arial" w:hint="eastAsia"/>
                <w:sz w:val="22"/>
                <w:szCs w:val="22"/>
              </w:rPr>
              <w:t xml:space="preserve"> </w:t>
            </w:r>
            <w:r>
              <w:rPr>
                <w:rFonts w:ascii="Arial" w:hAnsi="Arial" w:cs="Arial" w:hint="eastAsia"/>
                <w:sz w:val="22"/>
                <w:szCs w:val="22"/>
              </w:rPr>
              <w:t>internal loopback with SSCOFF</w:t>
            </w:r>
          </w:p>
        </w:tc>
        <w:tc>
          <w:tcPr>
            <w:tcW w:w="926" w:type="dxa"/>
            <w:vAlign w:val="center"/>
          </w:tcPr>
          <w:p w:rsidR="00FF06DA" w:rsidRDefault="00661F95" w:rsidP="00661F95">
            <w:pPr>
              <w:pStyle w:val="af0"/>
              <w:ind w:firstLineChars="0" w:firstLine="0"/>
              <w:jc w:val="center"/>
              <w:rPr>
                <w:rFonts w:ascii="Arial" w:hAnsi="Arial" w:cs="Arial"/>
                <w:sz w:val="22"/>
                <w:szCs w:val="22"/>
              </w:rPr>
            </w:pPr>
            <w:r>
              <w:rPr>
                <w:rFonts w:ascii="Arial" w:hAnsi="Arial" w:cs="Arial" w:hint="eastAsia"/>
                <w:sz w:val="22"/>
                <w:szCs w:val="22"/>
              </w:rPr>
              <w:t>Y</w:t>
            </w:r>
          </w:p>
        </w:tc>
        <w:tc>
          <w:tcPr>
            <w:tcW w:w="926" w:type="dxa"/>
            <w:vAlign w:val="center"/>
          </w:tcPr>
          <w:p w:rsidR="00FF06DA" w:rsidRDefault="00661F95" w:rsidP="00661F95">
            <w:pPr>
              <w:pStyle w:val="af0"/>
              <w:ind w:firstLineChars="0" w:firstLine="0"/>
              <w:jc w:val="center"/>
              <w:rPr>
                <w:rFonts w:ascii="Arial" w:hAnsi="Arial" w:cs="Arial"/>
                <w:sz w:val="22"/>
                <w:szCs w:val="22"/>
              </w:rPr>
            </w:pPr>
            <w:r>
              <w:rPr>
                <w:rFonts w:ascii="Arial" w:hAnsi="Arial" w:cs="Arial" w:hint="eastAsia"/>
                <w:sz w:val="22"/>
                <w:szCs w:val="22"/>
              </w:rPr>
              <w:t>Y</w:t>
            </w:r>
          </w:p>
        </w:tc>
        <w:tc>
          <w:tcPr>
            <w:tcW w:w="926" w:type="dxa"/>
            <w:vAlign w:val="center"/>
          </w:tcPr>
          <w:p w:rsidR="00FF06DA" w:rsidRDefault="00661F95" w:rsidP="00661F95">
            <w:pPr>
              <w:pStyle w:val="af0"/>
              <w:ind w:firstLineChars="0" w:firstLine="0"/>
              <w:jc w:val="center"/>
              <w:rPr>
                <w:rFonts w:ascii="Arial" w:hAnsi="Arial" w:cs="Arial"/>
                <w:sz w:val="22"/>
                <w:szCs w:val="22"/>
              </w:rPr>
            </w:pPr>
            <w:r>
              <w:rPr>
                <w:rFonts w:ascii="Arial" w:hAnsi="Arial" w:cs="Arial" w:hint="eastAsia"/>
                <w:sz w:val="22"/>
                <w:szCs w:val="22"/>
              </w:rPr>
              <w:t>Y</w:t>
            </w:r>
          </w:p>
        </w:tc>
      </w:tr>
      <w:tr w:rsidR="00FF06DA" w:rsidTr="00661F95">
        <w:tc>
          <w:tcPr>
            <w:tcW w:w="5494" w:type="dxa"/>
          </w:tcPr>
          <w:p w:rsidR="00FF06DA" w:rsidRDefault="00100BFD" w:rsidP="00483414">
            <w:pPr>
              <w:pStyle w:val="af0"/>
              <w:ind w:firstLineChars="0" w:firstLine="0"/>
              <w:rPr>
                <w:rFonts w:ascii="Arial" w:hAnsi="Arial" w:cs="Arial"/>
                <w:sz w:val="22"/>
                <w:szCs w:val="22"/>
              </w:rPr>
            </w:pPr>
            <w:r>
              <w:rPr>
                <w:rFonts w:ascii="Arial" w:hAnsi="Arial" w:cs="Arial" w:hint="eastAsia"/>
                <w:sz w:val="22"/>
                <w:szCs w:val="22"/>
              </w:rPr>
              <w:t>PCI/SGMII bist, gen1,</w:t>
            </w:r>
            <w:r w:rsidR="001F1FB4">
              <w:rPr>
                <w:rFonts w:ascii="Arial" w:hAnsi="Arial" w:cs="Arial" w:hint="eastAsia"/>
                <w:sz w:val="22"/>
                <w:szCs w:val="22"/>
              </w:rPr>
              <w:t>ex</w:t>
            </w:r>
            <w:r>
              <w:rPr>
                <w:rFonts w:ascii="Arial" w:hAnsi="Arial" w:cs="Arial" w:hint="eastAsia"/>
                <w:sz w:val="22"/>
                <w:szCs w:val="22"/>
              </w:rPr>
              <w:t>ternal loopback with SSCOFF</w:t>
            </w:r>
          </w:p>
        </w:tc>
        <w:tc>
          <w:tcPr>
            <w:tcW w:w="926" w:type="dxa"/>
          </w:tcPr>
          <w:p w:rsidR="00FF06DA" w:rsidRDefault="00FF06DA" w:rsidP="00483414">
            <w:pPr>
              <w:pStyle w:val="af0"/>
              <w:ind w:firstLineChars="0" w:firstLine="0"/>
              <w:rPr>
                <w:rFonts w:ascii="Arial" w:hAnsi="Arial" w:cs="Arial"/>
                <w:sz w:val="22"/>
                <w:szCs w:val="22"/>
              </w:rPr>
            </w:pPr>
          </w:p>
        </w:tc>
        <w:tc>
          <w:tcPr>
            <w:tcW w:w="926" w:type="dxa"/>
          </w:tcPr>
          <w:p w:rsidR="00FF06DA" w:rsidRPr="00100BFD" w:rsidRDefault="00100BFD"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FF06DA" w:rsidRDefault="00FF06DA" w:rsidP="00483414">
            <w:pPr>
              <w:pStyle w:val="af0"/>
              <w:ind w:firstLineChars="0" w:firstLine="0"/>
              <w:rPr>
                <w:rFonts w:ascii="Arial" w:hAnsi="Arial" w:cs="Arial"/>
                <w:sz w:val="22"/>
                <w:szCs w:val="22"/>
              </w:rPr>
            </w:pPr>
          </w:p>
        </w:tc>
      </w:tr>
      <w:tr w:rsidR="001C4DE2" w:rsidTr="00E210C2">
        <w:tc>
          <w:tcPr>
            <w:tcW w:w="5494" w:type="dxa"/>
          </w:tcPr>
          <w:p w:rsidR="001C4DE2" w:rsidRPr="00100BFD" w:rsidRDefault="001F1FB4" w:rsidP="00483414">
            <w:pPr>
              <w:pStyle w:val="af0"/>
              <w:ind w:firstLineChars="0" w:firstLine="0"/>
              <w:rPr>
                <w:rFonts w:ascii="Arial" w:hAnsi="Arial" w:cs="Arial"/>
                <w:sz w:val="22"/>
                <w:szCs w:val="22"/>
              </w:rPr>
            </w:pPr>
            <w:r>
              <w:rPr>
                <w:rFonts w:ascii="Arial" w:hAnsi="Arial" w:cs="Arial" w:hint="eastAsia"/>
                <w:sz w:val="22"/>
                <w:szCs w:val="22"/>
              </w:rPr>
              <w:t>PCI/SGMII bist, max. genX, external loopback with SSCOFF</w:t>
            </w:r>
          </w:p>
        </w:tc>
        <w:tc>
          <w:tcPr>
            <w:tcW w:w="926" w:type="dxa"/>
            <w:vAlign w:val="center"/>
          </w:tcPr>
          <w:p w:rsidR="001C4DE2" w:rsidRDefault="00E210C2" w:rsidP="00E210C2">
            <w:pPr>
              <w:pStyle w:val="af0"/>
              <w:ind w:firstLineChars="0" w:firstLine="0"/>
              <w:jc w:val="center"/>
              <w:rPr>
                <w:rFonts w:ascii="Arial" w:hAnsi="Arial" w:cs="Arial"/>
                <w:sz w:val="22"/>
                <w:szCs w:val="22"/>
              </w:rPr>
            </w:pPr>
            <w:r>
              <w:rPr>
                <w:rFonts w:ascii="Arial" w:hAnsi="Arial" w:cs="Arial" w:hint="eastAsia"/>
                <w:sz w:val="22"/>
                <w:szCs w:val="22"/>
              </w:rPr>
              <w:t>Y</w:t>
            </w:r>
          </w:p>
        </w:tc>
        <w:tc>
          <w:tcPr>
            <w:tcW w:w="926" w:type="dxa"/>
          </w:tcPr>
          <w:p w:rsidR="001C4DE2" w:rsidRDefault="001C4DE2" w:rsidP="00483414">
            <w:pPr>
              <w:pStyle w:val="af0"/>
              <w:ind w:firstLineChars="0" w:firstLine="0"/>
              <w:rPr>
                <w:rFonts w:ascii="Arial" w:hAnsi="Arial" w:cs="Arial"/>
                <w:sz w:val="22"/>
                <w:szCs w:val="22"/>
              </w:rPr>
            </w:pPr>
          </w:p>
        </w:tc>
        <w:tc>
          <w:tcPr>
            <w:tcW w:w="926" w:type="dxa"/>
          </w:tcPr>
          <w:p w:rsidR="001C4DE2" w:rsidRDefault="001C4DE2" w:rsidP="00483414">
            <w:pPr>
              <w:pStyle w:val="af0"/>
              <w:ind w:firstLineChars="0" w:firstLine="0"/>
              <w:rPr>
                <w:rFonts w:ascii="Arial" w:hAnsi="Arial" w:cs="Arial"/>
                <w:sz w:val="22"/>
                <w:szCs w:val="22"/>
              </w:rPr>
            </w:pPr>
          </w:p>
        </w:tc>
      </w:tr>
      <w:tr w:rsidR="001C4DE2" w:rsidTr="00E210C2">
        <w:tc>
          <w:tcPr>
            <w:tcW w:w="5494" w:type="dxa"/>
          </w:tcPr>
          <w:p w:rsidR="001C4DE2" w:rsidRDefault="00E206C6" w:rsidP="00483414">
            <w:pPr>
              <w:pStyle w:val="af0"/>
              <w:ind w:firstLineChars="0" w:firstLine="0"/>
              <w:rPr>
                <w:rFonts w:ascii="Arial" w:hAnsi="Arial" w:cs="Arial"/>
                <w:sz w:val="22"/>
                <w:szCs w:val="22"/>
              </w:rPr>
            </w:pPr>
            <w:r>
              <w:rPr>
                <w:rFonts w:ascii="Arial" w:hAnsi="Arial" w:cs="Arial" w:hint="eastAsia"/>
                <w:sz w:val="22"/>
                <w:szCs w:val="22"/>
              </w:rPr>
              <w:lastRenderedPageBreak/>
              <w:t>PCI/SGMII bist, max. genX, external loopback with SSCON</w:t>
            </w:r>
          </w:p>
        </w:tc>
        <w:tc>
          <w:tcPr>
            <w:tcW w:w="926" w:type="dxa"/>
            <w:vAlign w:val="center"/>
          </w:tcPr>
          <w:p w:rsidR="001C4DE2" w:rsidRDefault="00E210C2" w:rsidP="00E210C2">
            <w:pPr>
              <w:pStyle w:val="af0"/>
              <w:ind w:firstLineChars="0" w:firstLine="0"/>
              <w:jc w:val="center"/>
              <w:rPr>
                <w:rFonts w:ascii="Arial" w:hAnsi="Arial" w:cs="Arial"/>
                <w:sz w:val="22"/>
                <w:szCs w:val="22"/>
              </w:rPr>
            </w:pPr>
            <w:r>
              <w:rPr>
                <w:rFonts w:ascii="Arial" w:hAnsi="Arial" w:cs="Arial" w:hint="eastAsia"/>
                <w:sz w:val="22"/>
                <w:szCs w:val="22"/>
              </w:rPr>
              <w:t>Y</w:t>
            </w:r>
          </w:p>
        </w:tc>
        <w:tc>
          <w:tcPr>
            <w:tcW w:w="926" w:type="dxa"/>
          </w:tcPr>
          <w:p w:rsidR="001C4DE2" w:rsidRDefault="001C4DE2" w:rsidP="00483414">
            <w:pPr>
              <w:pStyle w:val="af0"/>
              <w:ind w:firstLineChars="0" w:firstLine="0"/>
              <w:rPr>
                <w:rFonts w:ascii="Arial" w:hAnsi="Arial" w:cs="Arial"/>
                <w:sz w:val="22"/>
                <w:szCs w:val="22"/>
              </w:rPr>
            </w:pPr>
          </w:p>
        </w:tc>
        <w:tc>
          <w:tcPr>
            <w:tcW w:w="926" w:type="dxa"/>
          </w:tcPr>
          <w:p w:rsidR="001C4DE2" w:rsidRDefault="001C4DE2" w:rsidP="00483414">
            <w:pPr>
              <w:pStyle w:val="af0"/>
              <w:ind w:firstLineChars="0" w:firstLine="0"/>
              <w:rPr>
                <w:rFonts w:ascii="Arial" w:hAnsi="Arial" w:cs="Arial"/>
                <w:sz w:val="22"/>
                <w:szCs w:val="22"/>
              </w:rPr>
            </w:pPr>
          </w:p>
        </w:tc>
      </w:tr>
      <w:tr w:rsidR="001C4DE2" w:rsidTr="00E210C2">
        <w:tc>
          <w:tcPr>
            <w:tcW w:w="5494" w:type="dxa"/>
          </w:tcPr>
          <w:p w:rsidR="001C4DE2" w:rsidRDefault="005D271B" w:rsidP="00483414">
            <w:pPr>
              <w:pStyle w:val="af0"/>
              <w:ind w:firstLineChars="0" w:firstLine="0"/>
              <w:rPr>
                <w:rFonts w:ascii="Arial" w:hAnsi="Arial" w:cs="Arial"/>
                <w:sz w:val="22"/>
                <w:szCs w:val="22"/>
              </w:rPr>
            </w:pPr>
            <w:r>
              <w:rPr>
                <w:rFonts w:ascii="Arial" w:hAnsi="Arial" w:cs="Arial" w:hint="eastAsia"/>
                <w:sz w:val="22"/>
                <w:szCs w:val="22"/>
              </w:rPr>
              <w:t>PCI/SGMII bist, max. genX, external loopback with SSCON, frequency +5%</w:t>
            </w:r>
          </w:p>
        </w:tc>
        <w:tc>
          <w:tcPr>
            <w:tcW w:w="926" w:type="dxa"/>
            <w:vAlign w:val="center"/>
          </w:tcPr>
          <w:p w:rsidR="001C4DE2" w:rsidRDefault="00E210C2" w:rsidP="00E210C2">
            <w:pPr>
              <w:pStyle w:val="af0"/>
              <w:ind w:firstLineChars="0" w:firstLine="0"/>
              <w:jc w:val="center"/>
              <w:rPr>
                <w:rFonts w:ascii="Arial" w:hAnsi="Arial" w:cs="Arial"/>
                <w:sz w:val="22"/>
                <w:szCs w:val="22"/>
              </w:rPr>
            </w:pPr>
            <w:r>
              <w:rPr>
                <w:rFonts w:ascii="Arial" w:hAnsi="Arial" w:cs="Arial" w:hint="eastAsia"/>
                <w:sz w:val="22"/>
                <w:szCs w:val="22"/>
              </w:rPr>
              <w:t>Y</w:t>
            </w:r>
          </w:p>
        </w:tc>
        <w:tc>
          <w:tcPr>
            <w:tcW w:w="926" w:type="dxa"/>
          </w:tcPr>
          <w:p w:rsidR="001C4DE2" w:rsidRDefault="001C4DE2" w:rsidP="00483414">
            <w:pPr>
              <w:pStyle w:val="af0"/>
              <w:ind w:firstLineChars="0" w:firstLine="0"/>
              <w:rPr>
                <w:rFonts w:ascii="Arial" w:hAnsi="Arial" w:cs="Arial"/>
                <w:sz w:val="22"/>
                <w:szCs w:val="22"/>
              </w:rPr>
            </w:pPr>
          </w:p>
        </w:tc>
        <w:tc>
          <w:tcPr>
            <w:tcW w:w="926" w:type="dxa"/>
          </w:tcPr>
          <w:p w:rsidR="001C4DE2" w:rsidRDefault="001C4DE2" w:rsidP="00483414">
            <w:pPr>
              <w:pStyle w:val="af0"/>
              <w:ind w:firstLineChars="0" w:firstLine="0"/>
              <w:rPr>
                <w:rFonts w:ascii="Arial" w:hAnsi="Arial" w:cs="Arial"/>
                <w:sz w:val="22"/>
                <w:szCs w:val="22"/>
              </w:rPr>
            </w:pPr>
          </w:p>
        </w:tc>
      </w:tr>
      <w:tr w:rsidR="001F1FB4" w:rsidTr="00E210C2">
        <w:tc>
          <w:tcPr>
            <w:tcW w:w="5494" w:type="dxa"/>
          </w:tcPr>
          <w:p w:rsidR="001F1FB4" w:rsidRDefault="005D271B" w:rsidP="00483414">
            <w:pPr>
              <w:pStyle w:val="af0"/>
              <w:ind w:firstLineChars="0" w:firstLine="0"/>
              <w:rPr>
                <w:rFonts w:ascii="Arial" w:hAnsi="Arial" w:cs="Arial"/>
                <w:sz w:val="22"/>
                <w:szCs w:val="22"/>
              </w:rPr>
            </w:pPr>
            <w:r>
              <w:rPr>
                <w:rFonts w:ascii="Arial" w:hAnsi="Arial" w:cs="Arial" w:hint="eastAsia"/>
                <w:sz w:val="22"/>
                <w:szCs w:val="22"/>
              </w:rPr>
              <w:t>PCI/SGMII bist, max. genX, external loopback with SSCOFF, only pre-emphasis bytes</w:t>
            </w:r>
          </w:p>
        </w:tc>
        <w:tc>
          <w:tcPr>
            <w:tcW w:w="926" w:type="dxa"/>
            <w:vAlign w:val="center"/>
          </w:tcPr>
          <w:p w:rsidR="001F1FB4" w:rsidRDefault="00E210C2" w:rsidP="00E210C2">
            <w:pPr>
              <w:pStyle w:val="af0"/>
              <w:ind w:firstLineChars="0" w:firstLine="0"/>
              <w:jc w:val="center"/>
              <w:rPr>
                <w:rFonts w:ascii="Arial" w:hAnsi="Arial" w:cs="Arial"/>
                <w:sz w:val="22"/>
                <w:szCs w:val="22"/>
              </w:rPr>
            </w:pPr>
            <w:r>
              <w:rPr>
                <w:rFonts w:ascii="Arial" w:hAnsi="Arial" w:cs="Arial" w:hint="eastAsia"/>
                <w:sz w:val="22"/>
                <w:szCs w:val="22"/>
              </w:rPr>
              <w:t>Y</w:t>
            </w:r>
          </w:p>
        </w:tc>
        <w:tc>
          <w:tcPr>
            <w:tcW w:w="926" w:type="dxa"/>
          </w:tcPr>
          <w:p w:rsidR="001F1FB4" w:rsidRDefault="001F1FB4" w:rsidP="00483414">
            <w:pPr>
              <w:pStyle w:val="af0"/>
              <w:ind w:firstLineChars="0" w:firstLine="0"/>
              <w:rPr>
                <w:rFonts w:ascii="Arial" w:hAnsi="Arial" w:cs="Arial"/>
                <w:sz w:val="22"/>
                <w:szCs w:val="22"/>
              </w:rPr>
            </w:pPr>
          </w:p>
        </w:tc>
        <w:tc>
          <w:tcPr>
            <w:tcW w:w="926" w:type="dxa"/>
          </w:tcPr>
          <w:p w:rsidR="001F1FB4" w:rsidRDefault="001F1FB4" w:rsidP="00483414">
            <w:pPr>
              <w:pStyle w:val="af0"/>
              <w:ind w:firstLineChars="0" w:firstLine="0"/>
              <w:rPr>
                <w:rFonts w:ascii="Arial" w:hAnsi="Arial" w:cs="Arial"/>
                <w:sz w:val="22"/>
                <w:szCs w:val="22"/>
              </w:rPr>
            </w:pPr>
          </w:p>
        </w:tc>
      </w:tr>
      <w:tr w:rsidR="001F1FB4" w:rsidTr="00661F95">
        <w:tc>
          <w:tcPr>
            <w:tcW w:w="5494" w:type="dxa"/>
          </w:tcPr>
          <w:p w:rsidR="001F1FB4" w:rsidRDefault="00E210C2" w:rsidP="00483414">
            <w:pPr>
              <w:pStyle w:val="af0"/>
              <w:ind w:firstLineChars="0" w:firstLine="0"/>
              <w:rPr>
                <w:rFonts w:ascii="Arial" w:hAnsi="Arial" w:cs="Arial"/>
                <w:sz w:val="22"/>
                <w:szCs w:val="22"/>
              </w:rPr>
            </w:pPr>
            <w:r>
              <w:rPr>
                <w:rFonts w:ascii="Arial" w:hAnsi="Arial" w:cs="Arial" w:hint="eastAsia"/>
                <w:sz w:val="22"/>
                <w:szCs w:val="22"/>
              </w:rPr>
              <w:t>EOM test(Eye Opening Margin)</w:t>
            </w:r>
          </w:p>
        </w:tc>
        <w:tc>
          <w:tcPr>
            <w:tcW w:w="926" w:type="dxa"/>
          </w:tcPr>
          <w:p w:rsidR="001F1FB4" w:rsidRDefault="001F1FB4" w:rsidP="00483414">
            <w:pPr>
              <w:pStyle w:val="af0"/>
              <w:ind w:firstLineChars="0" w:firstLine="0"/>
              <w:rPr>
                <w:rFonts w:ascii="Arial" w:hAnsi="Arial" w:cs="Arial"/>
                <w:sz w:val="22"/>
                <w:szCs w:val="22"/>
              </w:rPr>
            </w:pPr>
          </w:p>
        </w:tc>
        <w:tc>
          <w:tcPr>
            <w:tcW w:w="926" w:type="dxa"/>
          </w:tcPr>
          <w:p w:rsidR="001F1FB4" w:rsidRDefault="00E210C2"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1F1FB4" w:rsidRDefault="001F1FB4" w:rsidP="00483414">
            <w:pPr>
              <w:pStyle w:val="af0"/>
              <w:ind w:firstLineChars="0" w:firstLine="0"/>
              <w:rPr>
                <w:rFonts w:ascii="Arial" w:hAnsi="Arial" w:cs="Arial"/>
                <w:sz w:val="22"/>
                <w:szCs w:val="22"/>
              </w:rPr>
            </w:pPr>
          </w:p>
        </w:tc>
      </w:tr>
      <w:tr w:rsidR="002E6EFA" w:rsidTr="0083445B">
        <w:tc>
          <w:tcPr>
            <w:tcW w:w="8272" w:type="dxa"/>
            <w:gridSpan w:val="4"/>
          </w:tcPr>
          <w:p w:rsidR="002E6EFA" w:rsidRPr="002E6EFA" w:rsidRDefault="002E6EFA" w:rsidP="00483414">
            <w:pPr>
              <w:pStyle w:val="af0"/>
              <w:ind w:firstLineChars="0" w:firstLine="0"/>
              <w:rPr>
                <w:rFonts w:ascii="Arial" w:hAnsi="Arial" w:cs="Arial"/>
                <w:b/>
                <w:sz w:val="22"/>
                <w:szCs w:val="22"/>
              </w:rPr>
            </w:pPr>
            <w:r w:rsidRPr="002E6EFA">
              <w:rPr>
                <w:rFonts w:ascii="Arial" w:hAnsi="Arial" w:cs="Arial" w:hint="eastAsia"/>
                <w:b/>
                <w:sz w:val="22"/>
                <w:szCs w:val="22"/>
              </w:rPr>
              <w:t>DC test</w:t>
            </w:r>
          </w:p>
        </w:tc>
      </w:tr>
      <w:tr w:rsidR="001F1FB4" w:rsidTr="00661F95">
        <w:tc>
          <w:tcPr>
            <w:tcW w:w="5494" w:type="dxa"/>
          </w:tcPr>
          <w:p w:rsidR="001F1FB4" w:rsidRPr="002E6EFA" w:rsidRDefault="002764F1" w:rsidP="00483414">
            <w:pPr>
              <w:pStyle w:val="af0"/>
              <w:ind w:firstLineChars="0" w:firstLine="0"/>
              <w:rPr>
                <w:rFonts w:ascii="Arial" w:hAnsi="Arial" w:cs="Arial"/>
                <w:sz w:val="22"/>
                <w:szCs w:val="22"/>
              </w:rPr>
            </w:pPr>
            <w:r>
              <w:rPr>
                <w:rFonts w:ascii="Arial" w:hAnsi="Arial" w:cs="Arial" w:hint="eastAsia"/>
                <w:sz w:val="22"/>
                <w:szCs w:val="22"/>
              </w:rPr>
              <w:t>TX supply test</w:t>
            </w:r>
          </w:p>
        </w:tc>
        <w:tc>
          <w:tcPr>
            <w:tcW w:w="926" w:type="dxa"/>
          </w:tcPr>
          <w:p w:rsidR="001F1FB4" w:rsidRDefault="001F1FB4" w:rsidP="00483414">
            <w:pPr>
              <w:pStyle w:val="af0"/>
              <w:ind w:firstLineChars="0" w:firstLine="0"/>
              <w:rPr>
                <w:rFonts w:ascii="Arial" w:hAnsi="Arial" w:cs="Arial"/>
                <w:sz w:val="22"/>
                <w:szCs w:val="22"/>
              </w:rPr>
            </w:pPr>
          </w:p>
        </w:tc>
        <w:tc>
          <w:tcPr>
            <w:tcW w:w="926" w:type="dxa"/>
          </w:tcPr>
          <w:p w:rsidR="001F1FB4" w:rsidRDefault="00F07AA8"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1F1FB4" w:rsidRDefault="001F1FB4" w:rsidP="00483414">
            <w:pPr>
              <w:pStyle w:val="af0"/>
              <w:ind w:firstLineChars="0" w:firstLine="0"/>
              <w:rPr>
                <w:rFonts w:ascii="Arial" w:hAnsi="Arial" w:cs="Arial"/>
                <w:sz w:val="22"/>
                <w:szCs w:val="22"/>
              </w:rPr>
            </w:pPr>
          </w:p>
        </w:tc>
      </w:tr>
      <w:tr w:rsidR="001F1FB4" w:rsidTr="00661F95">
        <w:tc>
          <w:tcPr>
            <w:tcW w:w="5494" w:type="dxa"/>
          </w:tcPr>
          <w:p w:rsidR="001F1FB4" w:rsidRDefault="002764F1" w:rsidP="00483414">
            <w:pPr>
              <w:pStyle w:val="af0"/>
              <w:ind w:firstLineChars="0" w:firstLine="0"/>
              <w:rPr>
                <w:rFonts w:ascii="Arial" w:hAnsi="Arial" w:cs="Arial"/>
                <w:sz w:val="22"/>
                <w:szCs w:val="22"/>
              </w:rPr>
            </w:pPr>
            <w:r>
              <w:rPr>
                <w:rFonts w:ascii="Arial" w:hAnsi="Arial" w:cs="Arial" w:hint="eastAsia"/>
                <w:sz w:val="22"/>
                <w:szCs w:val="22"/>
              </w:rPr>
              <w:t xml:space="preserve">TX swing test </w:t>
            </w:r>
          </w:p>
        </w:tc>
        <w:tc>
          <w:tcPr>
            <w:tcW w:w="926" w:type="dxa"/>
          </w:tcPr>
          <w:p w:rsidR="001F1FB4" w:rsidRDefault="001F1FB4" w:rsidP="00483414">
            <w:pPr>
              <w:pStyle w:val="af0"/>
              <w:ind w:firstLineChars="0" w:firstLine="0"/>
              <w:rPr>
                <w:rFonts w:ascii="Arial" w:hAnsi="Arial" w:cs="Arial"/>
                <w:sz w:val="22"/>
                <w:szCs w:val="22"/>
              </w:rPr>
            </w:pPr>
          </w:p>
        </w:tc>
        <w:tc>
          <w:tcPr>
            <w:tcW w:w="926" w:type="dxa"/>
          </w:tcPr>
          <w:p w:rsidR="001F1FB4" w:rsidRDefault="00F07AA8"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1F1FB4" w:rsidRDefault="001F1FB4" w:rsidP="00483414">
            <w:pPr>
              <w:pStyle w:val="af0"/>
              <w:ind w:firstLineChars="0" w:firstLine="0"/>
              <w:rPr>
                <w:rFonts w:ascii="Arial" w:hAnsi="Arial" w:cs="Arial"/>
                <w:sz w:val="22"/>
                <w:szCs w:val="22"/>
              </w:rPr>
            </w:pPr>
          </w:p>
        </w:tc>
      </w:tr>
      <w:tr w:rsidR="001F1FB4" w:rsidTr="00661F95">
        <w:tc>
          <w:tcPr>
            <w:tcW w:w="5494" w:type="dxa"/>
          </w:tcPr>
          <w:p w:rsidR="001F1FB4" w:rsidRDefault="002764F1" w:rsidP="00483414">
            <w:pPr>
              <w:pStyle w:val="af0"/>
              <w:ind w:firstLineChars="0" w:firstLine="0"/>
              <w:rPr>
                <w:rFonts w:ascii="Arial" w:hAnsi="Arial" w:cs="Arial"/>
                <w:sz w:val="22"/>
                <w:szCs w:val="22"/>
              </w:rPr>
            </w:pPr>
            <w:r>
              <w:rPr>
                <w:rFonts w:ascii="Arial" w:hAnsi="Arial" w:cs="Arial" w:hint="eastAsia"/>
                <w:sz w:val="22"/>
                <w:szCs w:val="22"/>
              </w:rPr>
              <w:t>TX/RX common mode test</w:t>
            </w:r>
          </w:p>
        </w:tc>
        <w:tc>
          <w:tcPr>
            <w:tcW w:w="926" w:type="dxa"/>
          </w:tcPr>
          <w:p w:rsidR="001F1FB4" w:rsidRDefault="001F1FB4" w:rsidP="00483414">
            <w:pPr>
              <w:pStyle w:val="af0"/>
              <w:ind w:firstLineChars="0" w:firstLine="0"/>
              <w:rPr>
                <w:rFonts w:ascii="Arial" w:hAnsi="Arial" w:cs="Arial"/>
                <w:sz w:val="22"/>
                <w:szCs w:val="22"/>
              </w:rPr>
            </w:pPr>
          </w:p>
        </w:tc>
        <w:tc>
          <w:tcPr>
            <w:tcW w:w="926" w:type="dxa"/>
          </w:tcPr>
          <w:p w:rsidR="001F1FB4" w:rsidRDefault="00F07AA8"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1F1FB4" w:rsidRDefault="001F1FB4" w:rsidP="00483414">
            <w:pPr>
              <w:pStyle w:val="af0"/>
              <w:ind w:firstLineChars="0" w:firstLine="0"/>
              <w:rPr>
                <w:rFonts w:ascii="Arial" w:hAnsi="Arial" w:cs="Arial"/>
                <w:sz w:val="22"/>
                <w:szCs w:val="22"/>
              </w:rPr>
            </w:pPr>
          </w:p>
        </w:tc>
      </w:tr>
      <w:tr w:rsidR="001F1FB4" w:rsidTr="00661F95">
        <w:tc>
          <w:tcPr>
            <w:tcW w:w="5494" w:type="dxa"/>
          </w:tcPr>
          <w:p w:rsidR="001F1FB4" w:rsidRPr="002764F1" w:rsidRDefault="002764F1" w:rsidP="00483414">
            <w:pPr>
              <w:pStyle w:val="af0"/>
              <w:ind w:firstLineChars="0" w:firstLine="0"/>
              <w:rPr>
                <w:rFonts w:ascii="Arial" w:hAnsi="Arial" w:cs="Arial"/>
                <w:sz w:val="22"/>
                <w:szCs w:val="22"/>
              </w:rPr>
            </w:pPr>
            <w:r>
              <w:rPr>
                <w:rFonts w:ascii="Arial" w:hAnsi="Arial" w:cs="Arial" w:hint="eastAsia"/>
                <w:sz w:val="22"/>
                <w:szCs w:val="22"/>
              </w:rPr>
              <w:t>TX/RX impedance test</w:t>
            </w:r>
          </w:p>
        </w:tc>
        <w:tc>
          <w:tcPr>
            <w:tcW w:w="926" w:type="dxa"/>
          </w:tcPr>
          <w:p w:rsidR="001F1FB4" w:rsidRDefault="001F1FB4" w:rsidP="00483414">
            <w:pPr>
              <w:pStyle w:val="af0"/>
              <w:ind w:firstLineChars="0" w:firstLine="0"/>
              <w:rPr>
                <w:rFonts w:ascii="Arial" w:hAnsi="Arial" w:cs="Arial"/>
                <w:sz w:val="22"/>
                <w:szCs w:val="22"/>
              </w:rPr>
            </w:pPr>
          </w:p>
        </w:tc>
        <w:tc>
          <w:tcPr>
            <w:tcW w:w="926" w:type="dxa"/>
          </w:tcPr>
          <w:p w:rsidR="001F1FB4" w:rsidRDefault="00F07AA8"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1F1FB4" w:rsidRDefault="001F1FB4" w:rsidP="00483414">
            <w:pPr>
              <w:pStyle w:val="af0"/>
              <w:ind w:firstLineChars="0" w:firstLine="0"/>
              <w:rPr>
                <w:rFonts w:ascii="Arial" w:hAnsi="Arial" w:cs="Arial"/>
                <w:sz w:val="22"/>
                <w:szCs w:val="22"/>
              </w:rPr>
            </w:pPr>
          </w:p>
        </w:tc>
      </w:tr>
      <w:tr w:rsidR="002764F1" w:rsidTr="0083445B">
        <w:tc>
          <w:tcPr>
            <w:tcW w:w="8272" w:type="dxa"/>
            <w:gridSpan w:val="4"/>
          </w:tcPr>
          <w:p w:rsidR="002764F1" w:rsidRPr="002764F1" w:rsidRDefault="002764F1" w:rsidP="00483414">
            <w:pPr>
              <w:pStyle w:val="af0"/>
              <w:ind w:firstLineChars="0" w:firstLine="0"/>
              <w:rPr>
                <w:rFonts w:ascii="Arial" w:hAnsi="Arial" w:cs="Arial"/>
                <w:b/>
                <w:sz w:val="22"/>
                <w:szCs w:val="22"/>
              </w:rPr>
            </w:pPr>
            <w:r w:rsidRPr="002764F1">
              <w:rPr>
                <w:rFonts w:ascii="Arial" w:hAnsi="Arial" w:cs="Arial" w:hint="eastAsia"/>
                <w:b/>
                <w:sz w:val="22"/>
                <w:szCs w:val="22"/>
              </w:rPr>
              <w:t>AC test</w:t>
            </w:r>
          </w:p>
        </w:tc>
      </w:tr>
      <w:tr w:rsidR="002764F1" w:rsidTr="00661F95">
        <w:tc>
          <w:tcPr>
            <w:tcW w:w="5494" w:type="dxa"/>
          </w:tcPr>
          <w:p w:rsidR="002764F1" w:rsidRDefault="00F07AA8" w:rsidP="00483414">
            <w:pPr>
              <w:pStyle w:val="af0"/>
              <w:ind w:firstLineChars="0" w:firstLine="0"/>
              <w:rPr>
                <w:rFonts w:ascii="Arial" w:hAnsi="Arial" w:cs="Arial"/>
                <w:sz w:val="22"/>
                <w:szCs w:val="22"/>
              </w:rPr>
            </w:pPr>
            <w:r>
              <w:rPr>
                <w:rFonts w:ascii="Arial" w:hAnsi="Arial" w:cs="Arial"/>
                <w:sz w:val="22"/>
                <w:szCs w:val="22"/>
              </w:rPr>
              <w:t>S</w:t>
            </w:r>
            <w:r>
              <w:rPr>
                <w:rFonts w:ascii="Arial" w:hAnsi="Arial" w:cs="Arial" w:hint="eastAsia"/>
                <w:sz w:val="22"/>
                <w:szCs w:val="22"/>
              </w:rPr>
              <w:t>igdet at speed test</w:t>
            </w:r>
          </w:p>
        </w:tc>
        <w:tc>
          <w:tcPr>
            <w:tcW w:w="926" w:type="dxa"/>
          </w:tcPr>
          <w:p w:rsidR="002764F1" w:rsidRDefault="002764F1" w:rsidP="00483414">
            <w:pPr>
              <w:pStyle w:val="af0"/>
              <w:ind w:firstLineChars="0" w:firstLine="0"/>
              <w:rPr>
                <w:rFonts w:ascii="Arial" w:hAnsi="Arial" w:cs="Arial"/>
                <w:sz w:val="22"/>
                <w:szCs w:val="22"/>
              </w:rPr>
            </w:pPr>
          </w:p>
        </w:tc>
        <w:tc>
          <w:tcPr>
            <w:tcW w:w="926" w:type="dxa"/>
          </w:tcPr>
          <w:p w:rsidR="002764F1" w:rsidRDefault="00F07AA8"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2764F1" w:rsidRDefault="002764F1" w:rsidP="00483414">
            <w:pPr>
              <w:pStyle w:val="af0"/>
              <w:ind w:firstLineChars="0" w:firstLine="0"/>
              <w:rPr>
                <w:rFonts w:ascii="Arial" w:hAnsi="Arial" w:cs="Arial"/>
                <w:sz w:val="22"/>
                <w:szCs w:val="22"/>
              </w:rPr>
            </w:pPr>
          </w:p>
        </w:tc>
      </w:tr>
      <w:tr w:rsidR="002764F1" w:rsidTr="00661F95">
        <w:tc>
          <w:tcPr>
            <w:tcW w:w="5494" w:type="dxa"/>
          </w:tcPr>
          <w:p w:rsidR="002764F1" w:rsidRDefault="00F07AA8" w:rsidP="00483414">
            <w:pPr>
              <w:pStyle w:val="af0"/>
              <w:ind w:firstLineChars="0" w:firstLine="0"/>
              <w:rPr>
                <w:rFonts w:ascii="Arial" w:hAnsi="Arial" w:cs="Arial"/>
                <w:sz w:val="22"/>
                <w:szCs w:val="22"/>
              </w:rPr>
            </w:pPr>
            <w:r>
              <w:rPr>
                <w:rFonts w:ascii="Arial" w:hAnsi="Arial" w:cs="Arial"/>
                <w:sz w:val="22"/>
                <w:szCs w:val="22"/>
              </w:rPr>
              <w:t>S</w:t>
            </w:r>
            <w:r>
              <w:rPr>
                <w:rFonts w:ascii="Arial" w:hAnsi="Arial" w:cs="Arial" w:hint="eastAsia"/>
                <w:sz w:val="22"/>
                <w:szCs w:val="22"/>
              </w:rPr>
              <w:t>igdet with beacon lfps test</w:t>
            </w:r>
          </w:p>
        </w:tc>
        <w:tc>
          <w:tcPr>
            <w:tcW w:w="926" w:type="dxa"/>
          </w:tcPr>
          <w:p w:rsidR="002764F1" w:rsidRDefault="002764F1" w:rsidP="00483414">
            <w:pPr>
              <w:pStyle w:val="af0"/>
              <w:ind w:firstLineChars="0" w:firstLine="0"/>
              <w:rPr>
                <w:rFonts w:ascii="Arial" w:hAnsi="Arial" w:cs="Arial"/>
                <w:sz w:val="22"/>
                <w:szCs w:val="22"/>
              </w:rPr>
            </w:pPr>
          </w:p>
        </w:tc>
        <w:tc>
          <w:tcPr>
            <w:tcW w:w="926" w:type="dxa"/>
          </w:tcPr>
          <w:p w:rsidR="002764F1" w:rsidRDefault="00F07AA8"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2764F1" w:rsidRDefault="002764F1" w:rsidP="00483414">
            <w:pPr>
              <w:pStyle w:val="af0"/>
              <w:ind w:firstLineChars="0" w:firstLine="0"/>
              <w:rPr>
                <w:rFonts w:ascii="Arial" w:hAnsi="Arial" w:cs="Arial"/>
                <w:sz w:val="22"/>
                <w:szCs w:val="22"/>
              </w:rPr>
            </w:pPr>
          </w:p>
        </w:tc>
      </w:tr>
      <w:tr w:rsidR="002764F1" w:rsidTr="00661F95">
        <w:tc>
          <w:tcPr>
            <w:tcW w:w="5494" w:type="dxa"/>
          </w:tcPr>
          <w:p w:rsidR="002764F1" w:rsidRPr="00F07AA8" w:rsidRDefault="00F07AA8" w:rsidP="00483414">
            <w:pPr>
              <w:pStyle w:val="af0"/>
              <w:ind w:firstLineChars="0" w:firstLine="0"/>
              <w:rPr>
                <w:rFonts w:ascii="Arial" w:hAnsi="Arial" w:cs="Arial"/>
                <w:sz w:val="22"/>
                <w:szCs w:val="22"/>
              </w:rPr>
            </w:pPr>
            <w:r>
              <w:rPr>
                <w:rFonts w:ascii="Arial" w:hAnsi="Arial" w:cs="Arial" w:hint="eastAsia"/>
                <w:sz w:val="22"/>
                <w:szCs w:val="22"/>
              </w:rPr>
              <w:t>TX send beacon lfps test</w:t>
            </w:r>
          </w:p>
        </w:tc>
        <w:tc>
          <w:tcPr>
            <w:tcW w:w="926" w:type="dxa"/>
          </w:tcPr>
          <w:p w:rsidR="002764F1" w:rsidRDefault="002764F1" w:rsidP="00483414">
            <w:pPr>
              <w:pStyle w:val="af0"/>
              <w:ind w:firstLineChars="0" w:firstLine="0"/>
              <w:rPr>
                <w:rFonts w:ascii="Arial" w:hAnsi="Arial" w:cs="Arial"/>
                <w:sz w:val="22"/>
                <w:szCs w:val="22"/>
              </w:rPr>
            </w:pPr>
          </w:p>
        </w:tc>
        <w:tc>
          <w:tcPr>
            <w:tcW w:w="926" w:type="dxa"/>
          </w:tcPr>
          <w:p w:rsidR="002764F1" w:rsidRDefault="00F07AA8"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2764F1" w:rsidRDefault="002764F1" w:rsidP="00483414">
            <w:pPr>
              <w:pStyle w:val="af0"/>
              <w:ind w:firstLineChars="0" w:firstLine="0"/>
              <w:rPr>
                <w:rFonts w:ascii="Arial" w:hAnsi="Arial" w:cs="Arial"/>
                <w:sz w:val="22"/>
                <w:szCs w:val="22"/>
              </w:rPr>
            </w:pPr>
          </w:p>
        </w:tc>
      </w:tr>
      <w:tr w:rsidR="002764F1" w:rsidTr="00661F95">
        <w:tc>
          <w:tcPr>
            <w:tcW w:w="5494" w:type="dxa"/>
          </w:tcPr>
          <w:p w:rsidR="002764F1" w:rsidRPr="00F07AA8" w:rsidRDefault="00F07AA8" w:rsidP="00483414">
            <w:pPr>
              <w:pStyle w:val="af0"/>
              <w:ind w:firstLineChars="0" w:firstLine="0"/>
              <w:rPr>
                <w:rFonts w:ascii="Arial" w:hAnsi="Arial" w:cs="Arial"/>
                <w:sz w:val="22"/>
                <w:szCs w:val="22"/>
              </w:rPr>
            </w:pPr>
            <w:r>
              <w:rPr>
                <w:rFonts w:ascii="Arial" w:hAnsi="Arial" w:cs="Arial"/>
                <w:sz w:val="22"/>
                <w:szCs w:val="22"/>
              </w:rPr>
              <w:t>T</w:t>
            </w:r>
            <w:r>
              <w:rPr>
                <w:rFonts w:ascii="Arial" w:hAnsi="Arial" w:cs="Arial" w:hint="eastAsia"/>
                <w:sz w:val="22"/>
                <w:szCs w:val="22"/>
              </w:rPr>
              <w:t>xdetectrx test</w:t>
            </w:r>
          </w:p>
        </w:tc>
        <w:tc>
          <w:tcPr>
            <w:tcW w:w="926" w:type="dxa"/>
          </w:tcPr>
          <w:p w:rsidR="002764F1" w:rsidRDefault="002764F1" w:rsidP="00483414">
            <w:pPr>
              <w:pStyle w:val="af0"/>
              <w:ind w:firstLineChars="0" w:firstLine="0"/>
              <w:rPr>
                <w:rFonts w:ascii="Arial" w:hAnsi="Arial" w:cs="Arial"/>
                <w:sz w:val="22"/>
                <w:szCs w:val="22"/>
              </w:rPr>
            </w:pPr>
          </w:p>
        </w:tc>
        <w:tc>
          <w:tcPr>
            <w:tcW w:w="926" w:type="dxa"/>
          </w:tcPr>
          <w:p w:rsidR="002764F1" w:rsidRDefault="00F07AA8" w:rsidP="00483414">
            <w:pPr>
              <w:pStyle w:val="af0"/>
              <w:ind w:firstLineChars="0" w:firstLine="0"/>
              <w:rPr>
                <w:rFonts w:ascii="Arial" w:hAnsi="Arial" w:cs="Arial"/>
                <w:sz w:val="22"/>
                <w:szCs w:val="22"/>
              </w:rPr>
            </w:pPr>
            <w:r>
              <w:rPr>
                <w:rFonts w:ascii="Arial" w:hAnsi="Arial" w:cs="Arial" w:hint="eastAsia"/>
                <w:sz w:val="22"/>
                <w:szCs w:val="22"/>
              </w:rPr>
              <w:t xml:space="preserve">  Y</w:t>
            </w:r>
          </w:p>
        </w:tc>
        <w:tc>
          <w:tcPr>
            <w:tcW w:w="926" w:type="dxa"/>
          </w:tcPr>
          <w:p w:rsidR="002764F1" w:rsidRDefault="002764F1" w:rsidP="00483414">
            <w:pPr>
              <w:pStyle w:val="af0"/>
              <w:ind w:firstLineChars="0" w:firstLine="0"/>
              <w:rPr>
                <w:rFonts w:ascii="Arial" w:hAnsi="Arial" w:cs="Arial"/>
                <w:sz w:val="22"/>
                <w:szCs w:val="22"/>
              </w:rPr>
            </w:pPr>
          </w:p>
        </w:tc>
      </w:tr>
    </w:tbl>
    <w:p w:rsidR="00D5720E" w:rsidRDefault="00D5720E" w:rsidP="00483414">
      <w:pPr>
        <w:pStyle w:val="af0"/>
        <w:ind w:left="360" w:firstLineChars="0" w:firstLine="0"/>
        <w:rPr>
          <w:rFonts w:ascii="Arial" w:hAnsi="Arial" w:cs="Arial"/>
          <w:sz w:val="22"/>
          <w:szCs w:val="22"/>
        </w:rPr>
      </w:pPr>
    </w:p>
    <w:p w:rsidR="00E4729D" w:rsidRPr="00E4729D" w:rsidRDefault="00E4729D" w:rsidP="00E4729D">
      <w:pPr>
        <w:pStyle w:val="3"/>
        <w:rPr>
          <w:rFonts w:ascii="Arial" w:hAnsi="Arial" w:cs="Arial"/>
          <w:sz w:val="28"/>
          <w:szCs w:val="28"/>
        </w:rPr>
      </w:pPr>
      <w:bookmarkStart w:id="46" w:name="_Toc491167904"/>
      <w:r w:rsidRPr="00E4729D">
        <w:rPr>
          <w:rFonts w:ascii="Arial" w:hAnsi="Arial" w:cs="Arial"/>
          <w:sz w:val="28"/>
          <w:szCs w:val="28"/>
        </w:rPr>
        <w:t>AC Test</w:t>
      </w:r>
      <w:bookmarkEnd w:id="46"/>
    </w:p>
    <w:p w:rsidR="00301BAB" w:rsidRDefault="00421578" w:rsidP="00643C29">
      <w:pPr>
        <w:rPr>
          <w:rFonts w:ascii="Arial" w:hAnsi="Arial" w:cs="Arial"/>
          <w:sz w:val="22"/>
          <w:szCs w:val="22"/>
        </w:rPr>
      </w:pPr>
      <w:r>
        <w:rPr>
          <w:rFonts w:ascii="Arial" w:hAnsi="Arial" w:cs="Arial" w:hint="eastAsia"/>
          <w:sz w:val="22"/>
          <w:szCs w:val="22"/>
        </w:rPr>
        <w:t>1. Initialization test</w:t>
      </w:r>
    </w:p>
    <w:p w:rsidR="00421578" w:rsidRDefault="00421578" w:rsidP="00643C29">
      <w:pPr>
        <w:rPr>
          <w:rFonts w:ascii="Arial" w:hAnsi="Arial" w:cs="Arial"/>
          <w:sz w:val="22"/>
          <w:szCs w:val="22"/>
        </w:rPr>
      </w:pPr>
      <w:r>
        <w:rPr>
          <w:rFonts w:ascii="Arial" w:hAnsi="Arial" w:cs="Arial" w:hint="eastAsia"/>
          <w:sz w:val="22"/>
          <w:szCs w:val="22"/>
        </w:rPr>
        <w:t>(1) Test method: run test pattern to check the digital output</w:t>
      </w:r>
    </w:p>
    <w:p w:rsidR="00421578" w:rsidRDefault="00421578" w:rsidP="00643C29">
      <w:pPr>
        <w:rPr>
          <w:rFonts w:ascii="Arial" w:hAnsi="Arial" w:cs="Arial"/>
          <w:sz w:val="22"/>
          <w:szCs w:val="22"/>
        </w:rPr>
      </w:pPr>
      <w:r>
        <w:rPr>
          <w:rFonts w:ascii="Arial" w:hAnsi="Arial" w:cs="Arial" w:hint="eastAsia"/>
          <w:sz w:val="22"/>
          <w:szCs w:val="22"/>
        </w:rPr>
        <w:t>(2) Test pattern is provided By Fiberhome</w:t>
      </w:r>
    </w:p>
    <w:p w:rsidR="00421578" w:rsidRDefault="00421578" w:rsidP="00643C29">
      <w:pPr>
        <w:rPr>
          <w:rFonts w:ascii="Arial" w:hAnsi="Arial" w:cs="Arial"/>
          <w:sz w:val="22"/>
          <w:szCs w:val="22"/>
        </w:rPr>
      </w:pPr>
    </w:p>
    <w:p w:rsidR="00421578" w:rsidRDefault="00421578" w:rsidP="00643C29">
      <w:pPr>
        <w:rPr>
          <w:rFonts w:ascii="Arial" w:hAnsi="Arial" w:cs="Arial"/>
          <w:sz w:val="22"/>
          <w:szCs w:val="22"/>
        </w:rPr>
      </w:pPr>
      <w:r>
        <w:rPr>
          <w:rFonts w:ascii="Arial" w:hAnsi="Arial" w:cs="Arial" w:hint="eastAsia"/>
          <w:sz w:val="22"/>
          <w:szCs w:val="22"/>
        </w:rPr>
        <w:t xml:space="preserve">2. </w:t>
      </w:r>
      <w:r w:rsidR="00BF0F45">
        <w:rPr>
          <w:rFonts w:ascii="Arial" w:hAnsi="Arial" w:cs="Arial" w:hint="eastAsia"/>
          <w:sz w:val="22"/>
          <w:szCs w:val="22"/>
        </w:rPr>
        <w:t>Oscillator test</w:t>
      </w:r>
    </w:p>
    <w:p w:rsidR="00BF0F45" w:rsidRDefault="00BF0F45" w:rsidP="00643C29">
      <w:pPr>
        <w:rPr>
          <w:rFonts w:ascii="Arial" w:hAnsi="Arial" w:cs="Arial"/>
          <w:sz w:val="22"/>
          <w:szCs w:val="22"/>
        </w:rPr>
      </w:pPr>
      <w:r>
        <w:rPr>
          <w:rFonts w:ascii="Arial" w:hAnsi="Arial" w:cs="Arial" w:hint="eastAsia"/>
          <w:sz w:val="22"/>
          <w:szCs w:val="22"/>
        </w:rPr>
        <w:t>(1) ST/Fiberhome should provide the detial test method</w:t>
      </w:r>
    </w:p>
    <w:p w:rsidR="00BF0F45" w:rsidRDefault="00BF0F45" w:rsidP="00483414">
      <w:pPr>
        <w:pStyle w:val="af0"/>
        <w:ind w:left="360" w:firstLineChars="0" w:firstLine="0"/>
        <w:rPr>
          <w:rFonts w:ascii="Arial" w:hAnsi="Arial" w:cs="Arial"/>
          <w:sz w:val="22"/>
          <w:szCs w:val="22"/>
        </w:rPr>
      </w:pPr>
    </w:p>
    <w:p w:rsidR="00BF0F45" w:rsidRDefault="00BF0F45" w:rsidP="00643C29">
      <w:pPr>
        <w:rPr>
          <w:rFonts w:ascii="Arial" w:hAnsi="Arial" w:cs="Arial"/>
          <w:sz w:val="22"/>
          <w:szCs w:val="22"/>
        </w:rPr>
      </w:pPr>
      <w:r>
        <w:rPr>
          <w:rFonts w:ascii="Arial" w:hAnsi="Arial" w:cs="Arial" w:hint="eastAsia"/>
          <w:sz w:val="22"/>
          <w:szCs w:val="22"/>
        </w:rPr>
        <w:t>3.</w:t>
      </w:r>
      <w:r w:rsidR="001F6663">
        <w:rPr>
          <w:rFonts w:ascii="Arial" w:hAnsi="Arial" w:cs="Arial" w:hint="eastAsia"/>
          <w:sz w:val="22"/>
          <w:szCs w:val="22"/>
        </w:rPr>
        <w:t xml:space="preserve"> Frequency test</w:t>
      </w:r>
    </w:p>
    <w:p w:rsidR="001F6663" w:rsidRDefault="001F6663" w:rsidP="00643C29">
      <w:pPr>
        <w:rPr>
          <w:rFonts w:ascii="Arial" w:hAnsi="Arial" w:cs="Arial"/>
          <w:sz w:val="22"/>
          <w:szCs w:val="22"/>
        </w:rPr>
      </w:pPr>
      <w:r>
        <w:rPr>
          <w:rFonts w:ascii="Arial" w:hAnsi="Arial" w:cs="Arial" w:hint="eastAsia"/>
          <w:sz w:val="22"/>
          <w:szCs w:val="22"/>
        </w:rPr>
        <w:t xml:space="preserve">(1) </w:t>
      </w:r>
      <w:r w:rsidR="0013141D">
        <w:rPr>
          <w:rFonts w:ascii="Arial" w:hAnsi="Arial" w:cs="Arial" w:hint="eastAsia"/>
          <w:sz w:val="22"/>
          <w:szCs w:val="22"/>
        </w:rPr>
        <w:t>Test method: Run pattern and measure the frequency</w:t>
      </w:r>
    </w:p>
    <w:p w:rsidR="0013141D" w:rsidRDefault="0013141D" w:rsidP="00643C29">
      <w:pPr>
        <w:rPr>
          <w:rFonts w:ascii="Arial" w:hAnsi="Arial" w:cs="Arial"/>
          <w:sz w:val="22"/>
          <w:szCs w:val="22"/>
        </w:rPr>
      </w:pPr>
    </w:p>
    <w:p w:rsidR="0013141D" w:rsidRDefault="0013141D" w:rsidP="00643C29">
      <w:pPr>
        <w:rPr>
          <w:rFonts w:ascii="Arial" w:hAnsi="Arial" w:cs="Arial"/>
          <w:sz w:val="22"/>
          <w:szCs w:val="22"/>
        </w:rPr>
      </w:pPr>
      <w:r>
        <w:rPr>
          <w:rFonts w:ascii="Arial" w:hAnsi="Arial" w:cs="Arial" w:hint="eastAsia"/>
          <w:sz w:val="22"/>
          <w:szCs w:val="22"/>
        </w:rPr>
        <w:t>4. PLL test</w:t>
      </w:r>
    </w:p>
    <w:p w:rsidR="0013141D" w:rsidRDefault="0013141D" w:rsidP="00643C29">
      <w:pPr>
        <w:rPr>
          <w:rFonts w:ascii="Arial" w:hAnsi="Arial" w:cs="Arial"/>
          <w:sz w:val="22"/>
          <w:szCs w:val="22"/>
        </w:rPr>
      </w:pPr>
      <w:r>
        <w:rPr>
          <w:rFonts w:ascii="Arial" w:hAnsi="Arial" w:cs="Arial" w:hint="eastAsia"/>
          <w:sz w:val="22"/>
          <w:szCs w:val="22"/>
        </w:rPr>
        <w:t>(1) Test method: Run pattern and measure the TX output frequency</w:t>
      </w:r>
    </w:p>
    <w:p w:rsidR="0056380C" w:rsidRDefault="0056380C" w:rsidP="00643C29">
      <w:pPr>
        <w:rPr>
          <w:rFonts w:ascii="Arial" w:hAnsi="Arial" w:cs="Arial"/>
          <w:sz w:val="22"/>
          <w:szCs w:val="22"/>
        </w:rPr>
      </w:pPr>
    </w:p>
    <w:p w:rsidR="0056380C" w:rsidRDefault="00B00D1B" w:rsidP="00643C29">
      <w:pPr>
        <w:rPr>
          <w:rFonts w:ascii="Arial" w:hAnsi="Arial" w:cs="Arial"/>
          <w:sz w:val="22"/>
          <w:szCs w:val="22"/>
        </w:rPr>
      </w:pPr>
      <w:r>
        <w:rPr>
          <w:rFonts w:ascii="Arial" w:hAnsi="Arial" w:cs="Arial" w:hint="eastAsia"/>
          <w:sz w:val="22"/>
          <w:szCs w:val="22"/>
        </w:rPr>
        <w:t>5. BIST test</w:t>
      </w:r>
    </w:p>
    <w:p w:rsidR="00BF0F45" w:rsidRDefault="00B00D1B" w:rsidP="00643C29">
      <w:pPr>
        <w:rPr>
          <w:rFonts w:ascii="Arial" w:hAnsi="Arial" w:cs="Arial"/>
          <w:sz w:val="22"/>
          <w:szCs w:val="22"/>
        </w:rPr>
      </w:pPr>
      <w:r>
        <w:rPr>
          <w:rFonts w:ascii="Arial" w:hAnsi="Arial" w:cs="Arial" w:hint="eastAsia"/>
          <w:sz w:val="22"/>
          <w:szCs w:val="22"/>
        </w:rPr>
        <w:t xml:space="preserve">(1) </w:t>
      </w:r>
      <w:r w:rsidR="0085475F">
        <w:rPr>
          <w:rFonts w:ascii="Arial" w:hAnsi="Arial" w:cs="Arial" w:hint="eastAsia"/>
          <w:sz w:val="22"/>
          <w:szCs w:val="22"/>
        </w:rPr>
        <w:t xml:space="preserve">Test method: </w:t>
      </w:r>
      <w:r>
        <w:rPr>
          <w:rFonts w:ascii="Arial" w:hAnsi="Arial" w:cs="Arial" w:hint="eastAsia"/>
          <w:sz w:val="22"/>
          <w:szCs w:val="22"/>
        </w:rPr>
        <w:t>Run pattern to do internal loopback test</w:t>
      </w:r>
    </w:p>
    <w:p w:rsidR="00B00D1B" w:rsidRDefault="0085475F" w:rsidP="00643C29">
      <w:pPr>
        <w:rPr>
          <w:rFonts w:ascii="Arial" w:hAnsi="Arial" w:cs="Arial"/>
          <w:sz w:val="22"/>
          <w:szCs w:val="22"/>
        </w:rPr>
      </w:pPr>
      <w:r>
        <w:rPr>
          <w:rFonts w:ascii="Arial" w:hAnsi="Arial" w:cs="Arial" w:hint="eastAsia"/>
          <w:sz w:val="22"/>
          <w:szCs w:val="22"/>
        </w:rPr>
        <w:t xml:space="preserve">               </w:t>
      </w:r>
      <w:r w:rsidR="00B00D1B">
        <w:rPr>
          <w:rFonts w:ascii="Arial" w:hAnsi="Arial" w:cs="Arial" w:hint="eastAsia"/>
          <w:sz w:val="22"/>
          <w:szCs w:val="22"/>
        </w:rPr>
        <w:t>Run pattern to do external loopback test</w:t>
      </w:r>
    </w:p>
    <w:p w:rsidR="00155C49" w:rsidRDefault="0085475F" w:rsidP="00483414">
      <w:pPr>
        <w:pStyle w:val="af0"/>
        <w:ind w:left="360" w:firstLineChars="0" w:firstLine="0"/>
        <w:rPr>
          <w:rFonts w:ascii="Arial" w:hAnsi="Arial" w:cs="Arial"/>
          <w:sz w:val="22"/>
          <w:szCs w:val="22"/>
        </w:rPr>
      </w:pPr>
      <w:r>
        <w:rPr>
          <w:rFonts w:ascii="Arial" w:hAnsi="Arial" w:cs="Arial" w:hint="eastAsia"/>
          <w:sz w:val="22"/>
          <w:szCs w:val="22"/>
        </w:rPr>
        <w:t xml:space="preserve">                         </w:t>
      </w:r>
      <w:r w:rsidR="00B00D1B">
        <w:rPr>
          <w:rFonts w:ascii="Arial" w:hAnsi="Arial" w:cs="Arial" w:hint="eastAsia"/>
          <w:sz w:val="22"/>
          <w:szCs w:val="22"/>
        </w:rPr>
        <w:t>BIST loopback modes</w:t>
      </w:r>
    </w:p>
    <w:p w:rsidR="00FE4CD2" w:rsidRDefault="00DC2A1C" w:rsidP="00483414">
      <w:pPr>
        <w:pStyle w:val="af0"/>
        <w:ind w:left="360" w:firstLineChars="0" w:firstLine="0"/>
        <w:rPr>
          <w:rFonts w:ascii="Arial" w:hAnsi="Arial" w:cs="Arial"/>
          <w:sz w:val="22"/>
          <w:szCs w:val="22"/>
        </w:rPr>
      </w:pPr>
      <w:r>
        <w:rPr>
          <w:rFonts w:ascii="Arial" w:hAnsi="Arial" w:cs="Arial" w:hint="eastAsia"/>
          <w:sz w:val="22"/>
          <w:szCs w:val="22"/>
        </w:rPr>
        <w:t xml:space="preserve">                       </w:t>
      </w:r>
      <w:r w:rsidR="00FE4CD2">
        <w:rPr>
          <w:rFonts w:ascii="Arial" w:hAnsi="Arial" w:cs="Arial" w:hint="eastAsia"/>
          <w:sz w:val="22"/>
          <w:szCs w:val="22"/>
        </w:rPr>
        <w:t xml:space="preserve"> ATE Final Test </w:t>
      </w:r>
      <w:r w:rsidR="00FC467E">
        <w:rPr>
          <w:rFonts w:ascii="Arial" w:hAnsi="Arial" w:cs="Arial" w:hint="eastAsia"/>
          <w:sz w:val="22"/>
          <w:szCs w:val="22"/>
        </w:rPr>
        <w:t xml:space="preserve">Board </w:t>
      </w:r>
      <w:r w:rsidR="00FE4CD2">
        <w:rPr>
          <w:rFonts w:ascii="Arial" w:hAnsi="Arial" w:cs="Arial" w:hint="eastAsia"/>
          <w:sz w:val="22"/>
          <w:szCs w:val="22"/>
        </w:rPr>
        <w:t>Scheme</w:t>
      </w:r>
    </w:p>
    <w:p w:rsidR="00FE4CD2" w:rsidRPr="00FE4CD2" w:rsidRDefault="00FE4CD2" w:rsidP="00FE4CD2">
      <w:pPr>
        <w:widowControl/>
        <w:jc w:val="left"/>
        <w:rPr>
          <w:rFonts w:ascii="宋体" w:hAnsi="宋体" w:cs="宋体"/>
          <w:kern w:val="0"/>
          <w:sz w:val="24"/>
        </w:rPr>
      </w:pPr>
    </w:p>
    <w:p w:rsidR="00FE4CD2" w:rsidRDefault="00F45D21" w:rsidP="00643C29">
      <w:pPr>
        <w:rPr>
          <w:rFonts w:ascii="Arial" w:hAnsi="Arial" w:cs="Arial"/>
          <w:sz w:val="22"/>
          <w:szCs w:val="22"/>
        </w:rPr>
      </w:pPr>
      <w:r>
        <w:rPr>
          <w:rFonts w:ascii="Arial" w:hAnsi="Arial" w:cs="Arial"/>
          <w:sz w:val="22"/>
          <w:szCs w:val="22"/>
        </w:rPr>
        <w:t>Recommend</w:t>
      </w:r>
      <w:r>
        <w:rPr>
          <w:rFonts w:ascii="Arial" w:hAnsi="Arial" w:cs="Arial" w:hint="eastAsia"/>
          <w:sz w:val="22"/>
          <w:szCs w:val="22"/>
        </w:rPr>
        <w:t xml:space="preserve">ed values for AC coupling capacitors between TX and RX are: </w:t>
      </w:r>
    </w:p>
    <w:p w:rsidR="00152EDA" w:rsidRPr="00F45D21" w:rsidRDefault="00F45D21" w:rsidP="00643C29">
      <w:pPr>
        <w:rPr>
          <w:rFonts w:ascii="Arial" w:hAnsi="Arial" w:cs="Arial"/>
          <w:sz w:val="22"/>
          <w:szCs w:val="22"/>
        </w:rPr>
      </w:pPr>
      <w:r>
        <w:rPr>
          <w:rFonts w:ascii="Arial" w:hAnsi="Arial" w:cs="Arial" w:hint="eastAsia"/>
          <w:sz w:val="22"/>
          <w:szCs w:val="22"/>
        </w:rPr>
        <w:t>For SATA: 12nF</w:t>
      </w:r>
    </w:p>
    <w:p w:rsidR="00152EDA" w:rsidRDefault="00F45D21" w:rsidP="001A38E4">
      <w:pPr>
        <w:rPr>
          <w:rFonts w:ascii="Arial" w:hAnsi="Arial" w:cs="Arial"/>
          <w:sz w:val="22"/>
          <w:szCs w:val="22"/>
        </w:rPr>
      </w:pPr>
      <w:r>
        <w:rPr>
          <w:rFonts w:ascii="Arial" w:hAnsi="Arial" w:cs="Arial" w:hint="eastAsia"/>
          <w:sz w:val="22"/>
          <w:szCs w:val="22"/>
        </w:rPr>
        <w:t>For PCIe: 75 to 200nF</w:t>
      </w:r>
    </w:p>
    <w:p w:rsidR="00152EDA" w:rsidRPr="00F45D21" w:rsidRDefault="00F45D21" w:rsidP="001A38E4">
      <w:pPr>
        <w:rPr>
          <w:rFonts w:ascii="Arial" w:hAnsi="Arial" w:cs="Arial"/>
          <w:sz w:val="22"/>
          <w:szCs w:val="22"/>
        </w:rPr>
      </w:pPr>
      <w:r>
        <w:rPr>
          <w:rFonts w:ascii="Arial" w:hAnsi="Arial" w:cs="Arial" w:hint="eastAsia"/>
          <w:sz w:val="22"/>
          <w:szCs w:val="22"/>
        </w:rPr>
        <w:lastRenderedPageBreak/>
        <w:t>For USB3: 75 to 200nF</w:t>
      </w:r>
    </w:p>
    <w:p w:rsidR="00BF33D7" w:rsidRDefault="00BF33D7" w:rsidP="001A38E4">
      <w:pPr>
        <w:rPr>
          <w:rFonts w:ascii="Arial" w:hAnsi="Arial" w:cs="Arial"/>
          <w:sz w:val="22"/>
          <w:szCs w:val="22"/>
        </w:rPr>
      </w:pPr>
      <w:r>
        <w:rPr>
          <w:rFonts w:ascii="Arial" w:hAnsi="Arial" w:cs="Arial" w:hint="eastAsia"/>
          <w:sz w:val="22"/>
          <w:szCs w:val="22"/>
        </w:rPr>
        <w:t>Be attention that, refres pin need to connect a relay to</w:t>
      </w:r>
      <w:r w:rsidR="00786872">
        <w:rPr>
          <w:rFonts w:ascii="Arial" w:hAnsi="Arial" w:cs="Arial" w:hint="eastAsia"/>
          <w:sz w:val="22"/>
          <w:szCs w:val="22"/>
        </w:rPr>
        <w:t xml:space="preserve"> switch for</w:t>
      </w:r>
      <w:r>
        <w:rPr>
          <w:rFonts w:ascii="Arial" w:hAnsi="Arial" w:cs="Arial" w:hint="eastAsia"/>
          <w:sz w:val="22"/>
          <w:szCs w:val="22"/>
        </w:rPr>
        <w:t xml:space="preserve"> 3 connection</w:t>
      </w:r>
      <w:r w:rsidR="00624757">
        <w:rPr>
          <w:rFonts w:ascii="Arial" w:hAnsi="Arial" w:cs="Arial" w:hint="eastAsia"/>
          <w:sz w:val="22"/>
          <w:szCs w:val="22"/>
        </w:rPr>
        <w:t>s</w:t>
      </w:r>
      <w:r>
        <w:rPr>
          <w:rFonts w:ascii="Arial" w:hAnsi="Arial" w:cs="Arial" w:hint="eastAsia"/>
          <w:sz w:val="22"/>
          <w:szCs w:val="22"/>
        </w:rPr>
        <w:t>:</w:t>
      </w:r>
    </w:p>
    <w:p w:rsidR="00BF33D7" w:rsidRPr="001A38E4" w:rsidRDefault="00215AFE" w:rsidP="001A38E4">
      <w:pPr>
        <w:pStyle w:val="af0"/>
        <w:numPr>
          <w:ilvl w:val="0"/>
          <w:numId w:val="42"/>
        </w:numPr>
        <w:ind w:firstLineChars="0"/>
        <w:rPr>
          <w:rFonts w:ascii="Arial" w:hAnsi="Arial" w:cs="Arial"/>
          <w:sz w:val="22"/>
          <w:szCs w:val="22"/>
        </w:rPr>
      </w:pPr>
      <w:r>
        <w:rPr>
          <w:rFonts w:ascii="Arial" w:hAnsi="Arial" w:cs="Arial" w:hint="eastAsia"/>
          <w:sz w:val="22"/>
          <w:szCs w:val="22"/>
        </w:rPr>
        <w:t>R</w:t>
      </w:r>
      <w:r w:rsidR="00BF33D7" w:rsidRPr="001A38E4">
        <w:rPr>
          <w:rFonts w:ascii="Arial" w:hAnsi="Arial" w:cs="Arial" w:hint="eastAsia"/>
          <w:sz w:val="22"/>
          <w:szCs w:val="22"/>
        </w:rPr>
        <w:t xml:space="preserve">efres connects to vdd_pll through a </w:t>
      </w:r>
      <w:r>
        <w:rPr>
          <w:rFonts w:ascii="Arial" w:hAnsi="Arial" w:cs="Arial" w:hint="eastAsia"/>
          <w:sz w:val="22"/>
          <w:szCs w:val="22"/>
        </w:rPr>
        <w:t>487ohms resis</w:t>
      </w:r>
      <w:r w:rsidR="00BF33D7" w:rsidRPr="001A38E4">
        <w:rPr>
          <w:rFonts w:ascii="Arial" w:hAnsi="Arial" w:cs="Arial" w:hint="eastAsia"/>
          <w:sz w:val="22"/>
          <w:szCs w:val="22"/>
        </w:rPr>
        <w:t>tor</w:t>
      </w:r>
    </w:p>
    <w:p w:rsidR="00BF33D7" w:rsidRPr="001A38E4" w:rsidRDefault="00215AFE" w:rsidP="001A38E4">
      <w:pPr>
        <w:pStyle w:val="af0"/>
        <w:numPr>
          <w:ilvl w:val="0"/>
          <w:numId w:val="42"/>
        </w:numPr>
        <w:ind w:firstLineChars="0"/>
        <w:rPr>
          <w:rFonts w:ascii="Arial" w:hAnsi="Arial" w:cs="Arial"/>
          <w:sz w:val="22"/>
          <w:szCs w:val="22"/>
        </w:rPr>
      </w:pPr>
      <w:r>
        <w:rPr>
          <w:rFonts w:ascii="Arial" w:hAnsi="Arial" w:cs="Arial" w:hint="eastAsia"/>
          <w:sz w:val="22"/>
          <w:szCs w:val="22"/>
        </w:rPr>
        <w:t>R</w:t>
      </w:r>
      <w:r w:rsidR="00BF33D7" w:rsidRPr="001A38E4">
        <w:rPr>
          <w:rFonts w:ascii="Arial" w:hAnsi="Arial" w:cs="Arial" w:hint="eastAsia"/>
          <w:sz w:val="22"/>
          <w:szCs w:val="22"/>
        </w:rPr>
        <w:t>efres connects to vdd_pll directly</w:t>
      </w:r>
    </w:p>
    <w:p w:rsidR="00152EDA" w:rsidRPr="001A38E4" w:rsidRDefault="00215AFE" w:rsidP="001A38E4">
      <w:pPr>
        <w:pStyle w:val="af0"/>
        <w:numPr>
          <w:ilvl w:val="0"/>
          <w:numId w:val="42"/>
        </w:numPr>
        <w:ind w:firstLineChars="0"/>
        <w:rPr>
          <w:rFonts w:ascii="Arial" w:hAnsi="Arial" w:cs="Arial"/>
          <w:sz w:val="22"/>
          <w:szCs w:val="22"/>
        </w:rPr>
      </w:pPr>
      <w:r>
        <w:rPr>
          <w:rFonts w:ascii="Arial" w:hAnsi="Arial" w:cs="Arial" w:hint="eastAsia"/>
          <w:sz w:val="22"/>
          <w:szCs w:val="22"/>
        </w:rPr>
        <w:t>R</w:t>
      </w:r>
      <w:r w:rsidR="00BF33D7" w:rsidRPr="001A38E4">
        <w:rPr>
          <w:rFonts w:ascii="Arial" w:hAnsi="Arial" w:cs="Arial" w:hint="eastAsia"/>
          <w:sz w:val="22"/>
          <w:szCs w:val="22"/>
        </w:rPr>
        <w:t xml:space="preserve">efres connects to digital ATE digital channel  </w:t>
      </w:r>
    </w:p>
    <w:p w:rsidR="00152EDA" w:rsidRDefault="00152EDA" w:rsidP="00483414">
      <w:pPr>
        <w:pStyle w:val="af0"/>
        <w:ind w:left="360" w:firstLineChars="0" w:firstLine="0"/>
        <w:rPr>
          <w:rFonts w:ascii="Arial" w:hAnsi="Arial" w:cs="Arial"/>
          <w:sz w:val="22"/>
          <w:szCs w:val="22"/>
        </w:rPr>
      </w:pPr>
    </w:p>
    <w:p w:rsidR="00FE4CD2" w:rsidRDefault="00152EDA" w:rsidP="00483414">
      <w:pPr>
        <w:pStyle w:val="af0"/>
        <w:ind w:left="360" w:firstLineChars="0" w:firstLine="0"/>
        <w:rPr>
          <w:rFonts w:ascii="Arial" w:hAnsi="Arial" w:cs="Arial"/>
          <w:sz w:val="22"/>
          <w:szCs w:val="22"/>
        </w:rPr>
      </w:pPr>
      <w:r>
        <w:rPr>
          <w:rFonts w:ascii="Arial" w:hAnsi="Arial" w:cs="Arial" w:hint="eastAsia"/>
          <w:sz w:val="22"/>
          <w:szCs w:val="22"/>
        </w:rPr>
        <w:t xml:space="preserve">                      ATE WS Board Scheme</w:t>
      </w:r>
    </w:p>
    <w:p w:rsidR="00301BAB" w:rsidRDefault="0013584F" w:rsidP="001A38E4">
      <w:pPr>
        <w:rPr>
          <w:rFonts w:ascii="Arial" w:hAnsi="Arial" w:cs="Arial"/>
          <w:sz w:val="22"/>
          <w:szCs w:val="22"/>
        </w:rPr>
      </w:pPr>
      <w:r>
        <w:rPr>
          <w:rFonts w:ascii="Arial" w:hAnsi="Arial" w:cs="Arial" w:hint="eastAsia"/>
          <w:sz w:val="22"/>
          <w:szCs w:val="22"/>
        </w:rPr>
        <w:t>6. EOM test</w:t>
      </w:r>
    </w:p>
    <w:p w:rsidR="0013584F" w:rsidRDefault="0013584F" w:rsidP="001A38E4">
      <w:pPr>
        <w:rPr>
          <w:rFonts w:ascii="Arial" w:hAnsi="Arial" w:cs="Arial"/>
          <w:sz w:val="22"/>
          <w:szCs w:val="22"/>
        </w:rPr>
      </w:pPr>
      <w:r>
        <w:rPr>
          <w:rFonts w:ascii="Arial" w:hAnsi="Arial" w:cs="Arial" w:hint="eastAsia"/>
          <w:sz w:val="22"/>
          <w:szCs w:val="22"/>
        </w:rPr>
        <w:t>(1) Run pattern to do EOM test</w:t>
      </w:r>
    </w:p>
    <w:p w:rsidR="0013584F" w:rsidRDefault="0013584F" w:rsidP="00483414">
      <w:pPr>
        <w:pStyle w:val="af0"/>
        <w:ind w:left="360" w:firstLineChars="0" w:firstLine="0"/>
        <w:rPr>
          <w:rFonts w:ascii="Arial" w:hAnsi="Arial" w:cs="Arial"/>
          <w:sz w:val="22"/>
          <w:szCs w:val="22"/>
        </w:rPr>
      </w:pPr>
      <w:r>
        <w:rPr>
          <w:rFonts w:ascii="Arial" w:hAnsi="Arial" w:cs="Arial" w:hint="eastAsia"/>
          <w:sz w:val="22"/>
          <w:szCs w:val="22"/>
        </w:rPr>
        <w:t xml:space="preserve">                          EOM test configuration</w:t>
      </w:r>
    </w:p>
    <w:p w:rsidR="0013584F" w:rsidRPr="0013584F" w:rsidRDefault="0013584F" w:rsidP="0013584F">
      <w:pPr>
        <w:widowControl/>
        <w:jc w:val="left"/>
        <w:rPr>
          <w:rFonts w:ascii="宋体" w:hAnsi="宋体" w:cs="宋体"/>
          <w:kern w:val="0"/>
          <w:sz w:val="24"/>
        </w:rPr>
      </w:pPr>
    </w:p>
    <w:p w:rsidR="001A38E4" w:rsidRDefault="001A38E4" w:rsidP="001A38E4">
      <w:pPr>
        <w:rPr>
          <w:rFonts w:ascii="Arial" w:hAnsi="Arial" w:cs="Arial"/>
          <w:sz w:val="22"/>
          <w:szCs w:val="22"/>
        </w:rPr>
      </w:pPr>
      <w:r>
        <w:rPr>
          <w:rFonts w:ascii="Arial" w:hAnsi="Arial" w:cs="Arial" w:hint="eastAsia"/>
          <w:sz w:val="22"/>
          <w:szCs w:val="22"/>
        </w:rPr>
        <w:t>7.</w:t>
      </w:r>
      <w:r w:rsidR="00643C29">
        <w:rPr>
          <w:rFonts w:ascii="Arial" w:hAnsi="Arial" w:cs="Arial" w:hint="eastAsia"/>
          <w:sz w:val="22"/>
          <w:szCs w:val="22"/>
        </w:rPr>
        <w:t>Sigdet at speed test</w:t>
      </w:r>
    </w:p>
    <w:p w:rsidR="00643C29" w:rsidRDefault="00643C29" w:rsidP="001A38E4">
      <w:pPr>
        <w:rPr>
          <w:rFonts w:ascii="Arial" w:hAnsi="Arial" w:cs="Arial"/>
          <w:sz w:val="22"/>
          <w:szCs w:val="22"/>
        </w:rPr>
      </w:pPr>
      <w:r>
        <w:rPr>
          <w:rFonts w:ascii="Arial" w:hAnsi="Arial" w:cs="Arial" w:hint="eastAsia"/>
          <w:sz w:val="22"/>
          <w:szCs w:val="22"/>
        </w:rPr>
        <w:t>(1) Test Purpose:</w:t>
      </w:r>
    </w:p>
    <w:p w:rsidR="00643C29" w:rsidRDefault="00643C29" w:rsidP="001A38E4">
      <w:pPr>
        <w:rPr>
          <w:rFonts w:ascii="Arial" w:hAnsi="Arial" w:cs="Arial"/>
          <w:sz w:val="22"/>
          <w:szCs w:val="22"/>
        </w:rPr>
      </w:pPr>
      <w:r>
        <w:rPr>
          <w:rFonts w:ascii="Arial" w:hAnsi="Arial" w:cs="Arial" w:hint="eastAsia"/>
          <w:sz w:val="22"/>
          <w:szCs w:val="22"/>
        </w:rPr>
        <w:t>The Sigdet at speed (signal detect) uses the TX buffer programmable swing feature to provide input data to the RX buffer though an external loopback path. This allows the Phy signal-detect function to be tested without using an external arbitrary waveform generator.</w:t>
      </w:r>
    </w:p>
    <w:p w:rsidR="005024C3" w:rsidRDefault="005024C3" w:rsidP="001A38E4">
      <w:pPr>
        <w:rPr>
          <w:rFonts w:ascii="Arial" w:hAnsi="Arial" w:cs="Arial"/>
          <w:sz w:val="22"/>
          <w:szCs w:val="22"/>
        </w:rPr>
      </w:pPr>
      <w:r>
        <w:rPr>
          <w:rFonts w:ascii="Arial" w:hAnsi="Arial" w:cs="Arial" w:hint="eastAsia"/>
          <w:sz w:val="22"/>
          <w:szCs w:val="22"/>
        </w:rPr>
        <w:t>(2) Test method:</w:t>
      </w:r>
    </w:p>
    <w:p w:rsidR="00215AFE" w:rsidRDefault="00215AFE" w:rsidP="00215AFE">
      <w:pPr>
        <w:pStyle w:val="af0"/>
        <w:numPr>
          <w:ilvl w:val="0"/>
          <w:numId w:val="43"/>
        </w:numPr>
        <w:ind w:firstLineChars="0"/>
        <w:rPr>
          <w:rFonts w:ascii="Arial" w:hAnsi="Arial" w:cs="Arial"/>
          <w:sz w:val="22"/>
          <w:szCs w:val="22"/>
        </w:rPr>
      </w:pPr>
      <w:r>
        <w:rPr>
          <w:rFonts w:ascii="Arial" w:hAnsi="Arial" w:cs="Arial"/>
          <w:sz w:val="22"/>
          <w:szCs w:val="22"/>
        </w:rPr>
        <w:t>Initialize</w:t>
      </w:r>
      <w:r>
        <w:rPr>
          <w:rFonts w:ascii="Arial" w:hAnsi="Arial" w:cs="Arial" w:hint="eastAsia"/>
          <w:sz w:val="22"/>
          <w:szCs w:val="22"/>
        </w:rPr>
        <w:t xml:space="preserve"> </w:t>
      </w:r>
      <w:r w:rsidR="00D2604E">
        <w:rPr>
          <w:rFonts w:ascii="Arial" w:hAnsi="Arial" w:cs="Arial" w:hint="eastAsia"/>
          <w:sz w:val="22"/>
          <w:szCs w:val="22"/>
        </w:rPr>
        <w:t>the Phy</w:t>
      </w:r>
    </w:p>
    <w:p w:rsidR="00D2604E" w:rsidRDefault="00D2604E" w:rsidP="00215AFE">
      <w:pPr>
        <w:pStyle w:val="af0"/>
        <w:numPr>
          <w:ilvl w:val="0"/>
          <w:numId w:val="43"/>
        </w:numPr>
        <w:ind w:firstLineChars="0"/>
        <w:rPr>
          <w:rFonts w:ascii="Arial" w:hAnsi="Arial" w:cs="Arial"/>
          <w:sz w:val="22"/>
          <w:szCs w:val="22"/>
        </w:rPr>
      </w:pPr>
      <w:r>
        <w:rPr>
          <w:rFonts w:ascii="Arial" w:hAnsi="Arial" w:cs="Arial" w:hint="eastAsia"/>
          <w:sz w:val="22"/>
          <w:szCs w:val="22"/>
        </w:rPr>
        <w:t>Program TX buffer swing to 50mv VPP</w:t>
      </w:r>
    </w:p>
    <w:p w:rsidR="0005551C" w:rsidRDefault="002F1352" w:rsidP="00215AFE">
      <w:pPr>
        <w:pStyle w:val="af0"/>
        <w:numPr>
          <w:ilvl w:val="0"/>
          <w:numId w:val="43"/>
        </w:numPr>
        <w:ind w:firstLineChars="0"/>
        <w:rPr>
          <w:rFonts w:ascii="Arial" w:hAnsi="Arial" w:cs="Arial"/>
          <w:sz w:val="22"/>
          <w:szCs w:val="22"/>
        </w:rPr>
      </w:pPr>
      <w:r>
        <w:rPr>
          <w:rFonts w:ascii="Arial" w:hAnsi="Arial" w:cs="Arial" w:hint="eastAsia"/>
          <w:sz w:val="22"/>
          <w:szCs w:val="22"/>
        </w:rPr>
        <w:t>Launch external bist</w:t>
      </w:r>
    </w:p>
    <w:p w:rsidR="002F1352" w:rsidRDefault="002F1352" w:rsidP="00215AFE">
      <w:pPr>
        <w:pStyle w:val="af0"/>
        <w:numPr>
          <w:ilvl w:val="0"/>
          <w:numId w:val="43"/>
        </w:numPr>
        <w:ind w:firstLineChars="0"/>
        <w:rPr>
          <w:rFonts w:ascii="Arial" w:hAnsi="Arial" w:cs="Arial"/>
          <w:sz w:val="22"/>
          <w:szCs w:val="22"/>
        </w:rPr>
      </w:pPr>
      <w:r>
        <w:rPr>
          <w:rFonts w:ascii="Arial" w:hAnsi="Arial" w:cs="Arial" w:hint="eastAsia"/>
          <w:sz w:val="22"/>
          <w:szCs w:val="22"/>
        </w:rPr>
        <w:t>Check sigdet_db i</w:t>
      </w:r>
      <w:r w:rsidRPr="00BD46C1">
        <w:rPr>
          <w:rFonts w:ascii="Arial" w:hAnsi="Arial" w:cs="Arial" w:hint="eastAsia"/>
          <w:sz w:val="22"/>
          <w:szCs w:val="22"/>
        </w:rPr>
        <w:t>s 0</w:t>
      </w:r>
    </w:p>
    <w:p w:rsidR="002F1352" w:rsidRDefault="002F1352" w:rsidP="002F1352">
      <w:pPr>
        <w:pStyle w:val="af0"/>
        <w:numPr>
          <w:ilvl w:val="0"/>
          <w:numId w:val="43"/>
        </w:numPr>
        <w:ind w:firstLineChars="0"/>
        <w:rPr>
          <w:rFonts w:ascii="Arial" w:hAnsi="Arial" w:cs="Arial"/>
          <w:sz w:val="22"/>
          <w:szCs w:val="22"/>
        </w:rPr>
      </w:pPr>
      <w:r>
        <w:rPr>
          <w:rFonts w:ascii="Arial" w:hAnsi="Arial" w:cs="Arial" w:hint="eastAsia"/>
          <w:sz w:val="22"/>
          <w:szCs w:val="22"/>
        </w:rPr>
        <w:t>Program TX buffer swing to 400mv VPP</w:t>
      </w:r>
    </w:p>
    <w:p w:rsidR="00BD46C1" w:rsidRDefault="00BD46C1" w:rsidP="00BD46C1">
      <w:pPr>
        <w:pStyle w:val="af0"/>
        <w:numPr>
          <w:ilvl w:val="0"/>
          <w:numId w:val="43"/>
        </w:numPr>
        <w:ind w:firstLineChars="0"/>
        <w:rPr>
          <w:rFonts w:ascii="Arial" w:hAnsi="Arial" w:cs="Arial"/>
          <w:sz w:val="22"/>
          <w:szCs w:val="22"/>
        </w:rPr>
      </w:pPr>
      <w:r>
        <w:rPr>
          <w:rFonts w:ascii="Arial" w:hAnsi="Arial" w:cs="Arial" w:hint="eastAsia"/>
          <w:sz w:val="22"/>
          <w:szCs w:val="22"/>
        </w:rPr>
        <w:t>Launch external bist</w:t>
      </w:r>
    </w:p>
    <w:p w:rsidR="002F1352" w:rsidRDefault="00BD46C1" w:rsidP="00BD46C1">
      <w:pPr>
        <w:pStyle w:val="af0"/>
        <w:numPr>
          <w:ilvl w:val="0"/>
          <w:numId w:val="43"/>
        </w:numPr>
        <w:ind w:firstLineChars="0"/>
        <w:rPr>
          <w:rFonts w:ascii="Arial" w:hAnsi="Arial" w:cs="Arial"/>
          <w:sz w:val="22"/>
          <w:szCs w:val="22"/>
        </w:rPr>
      </w:pPr>
      <w:r>
        <w:rPr>
          <w:rFonts w:ascii="Arial" w:hAnsi="Arial" w:cs="Arial" w:hint="eastAsia"/>
          <w:sz w:val="22"/>
          <w:szCs w:val="22"/>
        </w:rPr>
        <w:t>Check sigdet_db is 1</w:t>
      </w:r>
    </w:p>
    <w:p w:rsidR="003F51FA" w:rsidRDefault="003F51FA" w:rsidP="003F51FA">
      <w:pPr>
        <w:pStyle w:val="af0"/>
        <w:ind w:left="420" w:firstLineChars="0" w:firstLine="0"/>
        <w:rPr>
          <w:rFonts w:ascii="Arial" w:hAnsi="Arial" w:cs="Arial"/>
          <w:sz w:val="22"/>
          <w:szCs w:val="22"/>
        </w:rPr>
      </w:pPr>
    </w:p>
    <w:p w:rsidR="003F51FA" w:rsidRDefault="003F51FA" w:rsidP="003F51FA">
      <w:pPr>
        <w:pStyle w:val="af0"/>
        <w:ind w:left="420" w:firstLineChars="0" w:firstLine="0"/>
        <w:rPr>
          <w:rFonts w:ascii="Arial" w:hAnsi="Arial" w:cs="Arial"/>
          <w:sz w:val="22"/>
          <w:szCs w:val="22"/>
        </w:rPr>
      </w:pPr>
      <w:r>
        <w:rPr>
          <w:rFonts w:ascii="Arial" w:hAnsi="Arial" w:cs="Arial" w:hint="eastAsia"/>
          <w:sz w:val="22"/>
          <w:szCs w:val="22"/>
        </w:rPr>
        <w:t xml:space="preserve">                port-to-port signal detect test configuration</w:t>
      </w:r>
    </w:p>
    <w:p w:rsidR="003F51FA" w:rsidRDefault="004C3372" w:rsidP="004C3372">
      <w:pPr>
        <w:rPr>
          <w:rFonts w:ascii="Arial" w:hAnsi="Arial" w:cs="Arial"/>
          <w:sz w:val="22"/>
          <w:szCs w:val="22"/>
        </w:rPr>
      </w:pPr>
      <w:r>
        <w:rPr>
          <w:rFonts w:ascii="Arial" w:hAnsi="Arial" w:cs="Arial" w:hint="eastAsia"/>
          <w:sz w:val="22"/>
          <w:szCs w:val="22"/>
        </w:rPr>
        <w:t>8. Sigdet with</w:t>
      </w:r>
      <w:r w:rsidR="00B71582">
        <w:rPr>
          <w:rFonts w:ascii="Arial" w:hAnsi="Arial" w:cs="Arial" w:hint="eastAsia"/>
          <w:sz w:val="22"/>
          <w:szCs w:val="22"/>
        </w:rPr>
        <w:t xml:space="preserve"> beaconlfps test</w:t>
      </w:r>
    </w:p>
    <w:p w:rsidR="00B71582" w:rsidRDefault="00B71582" w:rsidP="004C3372">
      <w:pPr>
        <w:rPr>
          <w:rFonts w:ascii="Arial" w:hAnsi="Arial" w:cs="Arial"/>
          <w:sz w:val="22"/>
          <w:szCs w:val="22"/>
        </w:rPr>
      </w:pPr>
      <w:r>
        <w:rPr>
          <w:rFonts w:ascii="Arial" w:hAnsi="Arial" w:cs="Arial" w:hint="eastAsia"/>
          <w:sz w:val="22"/>
          <w:szCs w:val="22"/>
        </w:rPr>
        <w:t>(1) Test Purpose</w:t>
      </w:r>
      <w:r w:rsidR="00190801">
        <w:rPr>
          <w:rFonts w:ascii="Arial" w:hAnsi="Arial" w:cs="Arial" w:hint="eastAsia"/>
          <w:sz w:val="22"/>
          <w:szCs w:val="22"/>
        </w:rPr>
        <w:t>:</w:t>
      </w:r>
    </w:p>
    <w:p w:rsidR="00B71582" w:rsidRDefault="00B71582" w:rsidP="004C3372">
      <w:pPr>
        <w:rPr>
          <w:rFonts w:ascii="Arial" w:hAnsi="Arial" w:cs="Arial"/>
          <w:sz w:val="22"/>
          <w:szCs w:val="22"/>
        </w:rPr>
      </w:pPr>
      <w:r>
        <w:rPr>
          <w:rFonts w:ascii="Arial" w:hAnsi="Arial" w:cs="Arial" w:hint="eastAsia"/>
          <w:sz w:val="22"/>
          <w:szCs w:val="22"/>
        </w:rPr>
        <w:t xml:space="preserve">The Sigdet with beaconlfps test </w:t>
      </w:r>
      <w:r w:rsidR="004A57B0">
        <w:rPr>
          <w:rFonts w:ascii="Arial" w:hAnsi="Arial" w:cs="Arial" w:hint="eastAsia"/>
          <w:sz w:val="22"/>
          <w:szCs w:val="22"/>
        </w:rPr>
        <w:t xml:space="preserve">uses the TX buffer programmable swing feature to provide input data to the RX buffer though an external loopback path. The generated signal is a beacon or LFPS pattern. This pattern is a low frequency pattern(reference clock frequency) used by </w:t>
      </w:r>
      <w:r w:rsidR="006D591F">
        <w:rPr>
          <w:rFonts w:ascii="Arial" w:hAnsi="Arial" w:cs="Arial" w:hint="eastAsia"/>
          <w:sz w:val="22"/>
          <w:szCs w:val="22"/>
        </w:rPr>
        <w:t>PCIE standard (beacon).</w:t>
      </w:r>
    </w:p>
    <w:p w:rsidR="00190801" w:rsidRDefault="00190801" w:rsidP="004C3372">
      <w:pPr>
        <w:rPr>
          <w:rFonts w:ascii="Arial" w:hAnsi="Arial" w:cs="Arial"/>
          <w:sz w:val="22"/>
          <w:szCs w:val="22"/>
        </w:rPr>
      </w:pPr>
      <w:r>
        <w:rPr>
          <w:rFonts w:ascii="Arial" w:hAnsi="Arial" w:cs="Arial" w:hint="eastAsia"/>
          <w:sz w:val="22"/>
          <w:szCs w:val="22"/>
        </w:rPr>
        <w:t>(2) Test Method:</w:t>
      </w:r>
    </w:p>
    <w:p w:rsidR="00190801" w:rsidRDefault="00190801" w:rsidP="00190801">
      <w:pPr>
        <w:pStyle w:val="af0"/>
        <w:numPr>
          <w:ilvl w:val="0"/>
          <w:numId w:val="43"/>
        </w:numPr>
        <w:ind w:firstLineChars="0"/>
        <w:rPr>
          <w:rFonts w:ascii="Arial" w:hAnsi="Arial" w:cs="Arial"/>
          <w:sz w:val="22"/>
          <w:szCs w:val="22"/>
        </w:rPr>
      </w:pPr>
      <w:r>
        <w:rPr>
          <w:rFonts w:ascii="Arial" w:hAnsi="Arial" w:cs="Arial"/>
          <w:sz w:val="22"/>
          <w:szCs w:val="22"/>
        </w:rPr>
        <w:t>Initialize</w:t>
      </w:r>
      <w:r>
        <w:rPr>
          <w:rFonts w:ascii="Arial" w:hAnsi="Arial" w:cs="Arial" w:hint="eastAsia"/>
          <w:sz w:val="22"/>
          <w:szCs w:val="22"/>
        </w:rPr>
        <w:t xml:space="preserve"> the Phy</w:t>
      </w:r>
    </w:p>
    <w:p w:rsidR="00190801" w:rsidRDefault="00190801" w:rsidP="00190801">
      <w:pPr>
        <w:pStyle w:val="af0"/>
        <w:numPr>
          <w:ilvl w:val="0"/>
          <w:numId w:val="43"/>
        </w:numPr>
        <w:ind w:firstLineChars="0"/>
        <w:rPr>
          <w:rFonts w:ascii="Arial" w:hAnsi="Arial" w:cs="Arial"/>
          <w:sz w:val="22"/>
          <w:szCs w:val="22"/>
        </w:rPr>
      </w:pPr>
      <w:r>
        <w:rPr>
          <w:rFonts w:ascii="Arial" w:hAnsi="Arial" w:cs="Arial" w:hint="eastAsia"/>
          <w:sz w:val="22"/>
          <w:szCs w:val="22"/>
        </w:rPr>
        <w:t>Program TX buffer swing to 50mv VPP</w:t>
      </w:r>
    </w:p>
    <w:p w:rsidR="00190801" w:rsidRDefault="00190801" w:rsidP="00190801">
      <w:pPr>
        <w:pStyle w:val="af0"/>
        <w:numPr>
          <w:ilvl w:val="0"/>
          <w:numId w:val="43"/>
        </w:numPr>
        <w:ind w:firstLineChars="0"/>
        <w:rPr>
          <w:rFonts w:ascii="Arial" w:hAnsi="Arial" w:cs="Arial"/>
          <w:sz w:val="22"/>
          <w:szCs w:val="22"/>
        </w:rPr>
      </w:pPr>
      <w:r>
        <w:rPr>
          <w:rFonts w:ascii="Arial" w:hAnsi="Arial" w:cs="Arial" w:hint="eastAsia"/>
          <w:sz w:val="22"/>
          <w:szCs w:val="22"/>
        </w:rPr>
        <w:t>Launch beacon/lfps pattern</w:t>
      </w:r>
    </w:p>
    <w:p w:rsidR="00190801" w:rsidRDefault="00190801" w:rsidP="00190801">
      <w:pPr>
        <w:pStyle w:val="af0"/>
        <w:numPr>
          <w:ilvl w:val="0"/>
          <w:numId w:val="43"/>
        </w:numPr>
        <w:ind w:firstLineChars="0"/>
        <w:rPr>
          <w:rFonts w:ascii="Arial" w:hAnsi="Arial" w:cs="Arial"/>
          <w:sz w:val="22"/>
          <w:szCs w:val="22"/>
        </w:rPr>
      </w:pPr>
      <w:r>
        <w:rPr>
          <w:rFonts w:ascii="Arial" w:hAnsi="Arial" w:cs="Arial" w:hint="eastAsia"/>
          <w:sz w:val="22"/>
          <w:szCs w:val="22"/>
        </w:rPr>
        <w:t>Check sigdet_trigger_fds i</w:t>
      </w:r>
      <w:r w:rsidRPr="00BD46C1">
        <w:rPr>
          <w:rFonts w:ascii="Arial" w:hAnsi="Arial" w:cs="Arial" w:hint="eastAsia"/>
          <w:sz w:val="22"/>
          <w:szCs w:val="22"/>
        </w:rPr>
        <w:t>s 0</w:t>
      </w:r>
    </w:p>
    <w:p w:rsidR="00CD4930" w:rsidRPr="00CD4930" w:rsidRDefault="00CD4930" w:rsidP="00CD4930">
      <w:pPr>
        <w:pStyle w:val="af0"/>
        <w:numPr>
          <w:ilvl w:val="0"/>
          <w:numId w:val="43"/>
        </w:numPr>
        <w:ind w:firstLineChars="0"/>
        <w:rPr>
          <w:rFonts w:ascii="Arial" w:hAnsi="Arial" w:cs="Arial"/>
          <w:sz w:val="22"/>
          <w:szCs w:val="22"/>
        </w:rPr>
      </w:pPr>
      <w:r>
        <w:rPr>
          <w:rFonts w:ascii="Arial" w:hAnsi="Arial" w:cs="Arial" w:hint="eastAsia"/>
          <w:sz w:val="22"/>
          <w:szCs w:val="22"/>
        </w:rPr>
        <w:t>Check sigdet_fds i</w:t>
      </w:r>
      <w:r w:rsidRPr="00BD46C1">
        <w:rPr>
          <w:rFonts w:ascii="Arial" w:hAnsi="Arial" w:cs="Arial" w:hint="eastAsia"/>
          <w:sz w:val="22"/>
          <w:szCs w:val="22"/>
        </w:rPr>
        <w:t>s 0</w:t>
      </w:r>
      <w:r>
        <w:rPr>
          <w:rFonts w:ascii="Arial" w:hAnsi="Arial" w:cs="Arial" w:hint="eastAsia"/>
          <w:sz w:val="22"/>
          <w:szCs w:val="22"/>
        </w:rPr>
        <w:t>(or px_sigdet)</w:t>
      </w:r>
    </w:p>
    <w:p w:rsidR="00190801" w:rsidRDefault="00190801" w:rsidP="00190801">
      <w:pPr>
        <w:pStyle w:val="af0"/>
        <w:numPr>
          <w:ilvl w:val="0"/>
          <w:numId w:val="43"/>
        </w:numPr>
        <w:ind w:firstLineChars="0"/>
        <w:rPr>
          <w:rFonts w:ascii="Arial" w:hAnsi="Arial" w:cs="Arial"/>
          <w:sz w:val="22"/>
          <w:szCs w:val="22"/>
        </w:rPr>
      </w:pPr>
      <w:r>
        <w:rPr>
          <w:rFonts w:ascii="Arial" w:hAnsi="Arial" w:cs="Arial" w:hint="eastAsia"/>
          <w:sz w:val="22"/>
          <w:szCs w:val="22"/>
        </w:rPr>
        <w:t>Program TX buffer swing to 400mv VPP</w:t>
      </w:r>
    </w:p>
    <w:p w:rsidR="00CD4930" w:rsidRDefault="00CD4930" w:rsidP="00CD4930">
      <w:pPr>
        <w:pStyle w:val="af0"/>
        <w:numPr>
          <w:ilvl w:val="0"/>
          <w:numId w:val="43"/>
        </w:numPr>
        <w:ind w:firstLineChars="0"/>
        <w:rPr>
          <w:rFonts w:ascii="Arial" w:hAnsi="Arial" w:cs="Arial"/>
          <w:sz w:val="22"/>
          <w:szCs w:val="22"/>
        </w:rPr>
      </w:pPr>
      <w:r>
        <w:rPr>
          <w:rFonts w:ascii="Arial" w:hAnsi="Arial" w:cs="Arial" w:hint="eastAsia"/>
          <w:sz w:val="22"/>
          <w:szCs w:val="22"/>
        </w:rPr>
        <w:t>Check sigdet_trigger_fds is 1</w:t>
      </w:r>
    </w:p>
    <w:p w:rsidR="00CD4930" w:rsidRPr="00CD4930" w:rsidRDefault="00CD4930" w:rsidP="00CD4930">
      <w:pPr>
        <w:pStyle w:val="af0"/>
        <w:numPr>
          <w:ilvl w:val="0"/>
          <w:numId w:val="43"/>
        </w:numPr>
        <w:ind w:firstLineChars="0"/>
        <w:rPr>
          <w:rFonts w:ascii="Arial" w:hAnsi="Arial" w:cs="Arial"/>
          <w:sz w:val="22"/>
          <w:szCs w:val="22"/>
        </w:rPr>
      </w:pPr>
      <w:r>
        <w:rPr>
          <w:rFonts w:ascii="Arial" w:hAnsi="Arial" w:cs="Arial" w:hint="eastAsia"/>
          <w:sz w:val="22"/>
          <w:szCs w:val="22"/>
        </w:rPr>
        <w:t>Check sigdet_fds is 1(or px_sigdet)</w:t>
      </w:r>
    </w:p>
    <w:p w:rsidR="00190801" w:rsidRDefault="00190801" w:rsidP="004C3372">
      <w:pPr>
        <w:rPr>
          <w:rFonts w:ascii="Arial" w:hAnsi="Arial" w:cs="Arial"/>
          <w:sz w:val="22"/>
          <w:szCs w:val="22"/>
        </w:rPr>
      </w:pPr>
    </w:p>
    <w:p w:rsidR="00D01557" w:rsidRDefault="00D01557" w:rsidP="004C3372">
      <w:pPr>
        <w:rPr>
          <w:rFonts w:ascii="Arial" w:hAnsi="Arial" w:cs="Arial"/>
          <w:sz w:val="22"/>
          <w:szCs w:val="22"/>
        </w:rPr>
      </w:pPr>
      <w:r>
        <w:rPr>
          <w:rFonts w:ascii="Arial" w:hAnsi="Arial" w:cs="Arial" w:hint="eastAsia"/>
          <w:sz w:val="22"/>
          <w:szCs w:val="22"/>
        </w:rPr>
        <w:t>9. TX send beacon lfps test</w:t>
      </w:r>
    </w:p>
    <w:p w:rsidR="00D01557" w:rsidRDefault="00D01557" w:rsidP="004C3372">
      <w:pPr>
        <w:rPr>
          <w:rFonts w:ascii="Arial" w:hAnsi="Arial" w:cs="Arial"/>
          <w:sz w:val="22"/>
          <w:szCs w:val="22"/>
        </w:rPr>
      </w:pPr>
      <w:r>
        <w:rPr>
          <w:rFonts w:ascii="Arial" w:hAnsi="Arial" w:cs="Arial" w:hint="eastAsia"/>
          <w:sz w:val="22"/>
          <w:szCs w:val="22"/>
        </w:rPr>
        <w:lastRenderedPageBreak/>
        <w:t>(1) Test Purpose:</w:t>
      </w:r>
    </w:p>
    <w:p w:rsidR="00D01557" w:rsidRDefault="00D01557" w:rsidP="004C3372">
      <w:pPr>
        <w:rPr>
          <w:rFonts w:ascii="Arial" w:hAnsi="Arial" w:cs="Arial"/>
          <w:sz w:val="22"/>
          <w:szCs w:val="22"/>
        </w:rPr>
      </w:pPr>
      <w:r>
        <w:rPr>
          <w:rFonts w:ascii="Arial" w:hAnsi="Arial" w:cs="Arial" w:hint="eastAsia"/>
          <w:sz w:val="22"/>
          <w:szCs w:val="22"/>
        </w:rPr>
        <w:t xml:space="preserve">The TX send beacon LFPS test checks that the PHY deserializer and </w:t>
      </w:r>
      <w:r w:rsidR="00EA1F52">
        <w:rPr>
          <w:rFonts w:ascii="Arial" w:hAnsi="Arial" w:cs="Arial" w:hint="eastAsia"/>
          <w:sz w:val="22"/>
          <w:szCs w:val="22"/>
        </w:rPr>
        <w:t>TX buffer can transmit a beacon and LFPS signal at the correct frequency using the send-beacon function.</w:t>
      </w:r>
    </w:p>
    <w:p w:rsidR="00EA1F52" w:rsidRDefault="00815E91" w:rsidP="004C3372">
      <w:pPr>
        <w:rPr>
          <w:rFonts w:ascii="Arial" w:hAnsi="Arial" w:cs="Arial"/>
          <w:sz w:val="22"/>
          <w:szCs w:val="22"/>
        </w:rPr>
      </w:pPr>
      <w:r>
        <w:rPr>
          <w:rFonts w:ascii="Arial" w:hAnsi="Arial" w:cs="Arial" w:hint="eastAsia"/>
          <w:sz w:val="22"/>
          <w:szCs w:val="22"/>
        </w:rPr>
        <w:t>(2) Test method:</w:t>
      </w:r>
    </w:p>
    <w:p w:rsidR="00D37991" w:rsidRDefault="00D37991" w:rsidP="00D37991">
      <w:pPr>
        <w:pStyle w:val="af0"/>
        <w:numPr>
          <w:ilvl w:val="0"/>
          <w:numId w:val="43"/>
        </w:numPr>
        <w:ind w:firstLineChars="0"/>
        <w:rPr>
          <w:rFonts w:ascii="Arial" w:hAnsi="Arial" w:cs="Arial"/>
          <w:sz w:val="22"/>
          <w:szCs w:val="22"/>
        </w:rPr>
      </w:pPr>
      <w:r>
        <w:rPr>
          <w:rFonts w:ascii="Arial" w:hAnsi="Arial" w:cs="Arial"/>
          <w:sz w:val="22"/>
          <w:szCs w:val="22"/>
        </w:rPr>
        <w:t>Initialize</w:t>
      </w:r>
      <w:r>
        <w:rPr>
          <w:rFonts w:ascii="Arial" w:hAnsi="Arial" w:cs="Arial" w:hint="eastAsia"/>
          <w:sz w:val="22"/>
          <w:szCs w:val="22"/>
        </w:rPr>
        <w:t xml:space="preserve"> the Phy</w:t>
      </w:r>
    </w:p>
    <w:p w:rsidR="00D37991" w:rsidRDefault="00D37991" w:rsidP="00D37991">
      <w:pPr>
        <w:pStyle w:val="af0"/>
        <w:numPr>
          <w:ilvl w:val="0"/>
          <w:numId w:val="43"/>
        </w:numPr>
        <w:ind w:firstLineChars="0"/>
        <w:rPr>
          <w:rFonts w:ascii="Arial" w:hAnsi="Arial" w:cs="Arial"/>
          <w:sz w:val="22"/>
          <w:szCs w:val="22"/>
        </w:rPr>
      </w:pPr>
      <w:r>
        <w:rPr>
          <w:rFonts w:ascii="Arial" w:hAnsi="Arial" w:cs="Arial" w:hint="eastAsia"/>
          <w:sz w:val="22"/>
          <w:szCs w:val="22"/>
        </w:rPr>
        <w:t>Activate MiPHY send beacon/lfps function to send a clock pattern on the px_txp/px_txn outputs(dependent on clock oscillator)</w:t>
      </w:r>
    </w:p>
    <w:p w:rsidR="00560FB1" w:rsidRDefault="00560FB1" w:rsidP="00D37991">
      <w:pPr>
        <w:pStyle w:val="af0"/>
        <w:numPr>
          <w:ilvl w:val="0"/>
          <w:numId w:val="43"/>
        </w:numPr>
        <w:ind w:firstLineChars="0"/>
        <w:rPr>
          <w:rFonts w:ascii="Arial" w:hAnsi="Arial" w:cs="Arial"/>
          <w:sz w:val="22"/>
          <w:szCs w:val="22"/>
        </w:rPr>
      </w:pPr>
      <w:r>
        <w:rPr>
          <w:rFonts w:ascii="Arial" w:hAnsi="Arial" w:cs="Arial" w:hint="eastAsia"/>
          <w:sz w:val="22"/>
          <w:szCs w:val="22"/>
        </w:rPr>
        <w:t>Measure the frequency on px_txp/px_txn.</w:t>
      </w:r>
    </w:p>
    <w:p w:rsidR="00560FB1" w:rsidRDefault="00560FB1" w:rsidP="00560FB1">
      <w:pPr>
        <w:rPr>
          <w:rFonts w:ascii="Arial" w:hAnsi="Arial" w:cs="Arial"/>
          <w:sz w:val="22"/>
          <w:szCs w:val="22"/>
        </w:rPr>
      </w:pPr>
      <w:r>
        <w:rPr>
          <w:rFonts w:ascii="Arial" w:hAnsi="Arial" w:cs="Arial" w:hint="eastAsia"/>
          <w:sz w:val="22"/>
          <w:szCs w:val="22"/>
        </w:rPr>
        <w:t xml:space="preserve">                   TX idle mode test hardware configuration</w:t>
      </w:r>
    </w:p>
    <w:p w:rsidR="00560FB1" w:rsidRPr="00560FB1" w:rsidRDefault="00560FB1" w:rsidP="00560FB1">
      <w:pPr>
        <w:widowControl/>
        <w:jc w:val="left"/>
        <w:rPr>
          <w:rFonts w:ascii="宋体" w:hAnsi="宋体" w:cs="宋体"/>
          <w:kern w:val="0"/>
          <w:sz w:val="24"/>
        </w:rPr>
      </w:pPr>
    </w:p>
    <w:p w:rsidR="00571831" w:rsidRDefault="00571831" w:rsidP="004C3372">
      <w:pPr>
        <w:rPr>
          <w:rFonts w:ascii="Arial" w:hAnsi="Arial" w:cs="Arial"/>
          <w:sz w:val="22"/>
          <w:szCs w:val="22"/>
        </w:rPr>
      </w:pPr>
      <w:r>
        <w:rPr>
          <w:rFonts w:ascii="Arial" w:hAnsi="Arial" w:cs="Arial" w:hint="eastAsia"/>
          <w:sz w:val="22"/>
          <w:szCs w:val="22"/>
        </w:rPr>
        <w:t>10 TX detect RX test</w:t>
      </w:r>
    </w:p>
    <w:p w:rsidR="00571831" w:rsidRDefault="00571831" w:rsidP="004C3372">
      <w:pPr>
        <w:rPr>
          <w:rFonts w:ascii="Arial" w:hAnsi="Arial" w:cs="Arial"/>
          <w:sz w:val="22"/>
          <w:szCs w:val="22"/>
        </w:rPr>
      </w:pPr>
      <w:r>
        <w:rPr>
          <w:rFonts w:ascii="Arial" w:hAnsi="Arial" w:cs="Arial" w:hint="eastAsia"/>
          <w:sz w:val="22"/>
          <w:szCs w:val="22"/>
        </w:rPr>
        <w:t>(1) Test Purpose:</w:t>
      </w:r>
    </w:p>
    <w:p w:rsidR="00571831" w:rsidRDefault="00571831" w:rsidP="004C3372">
      <w:pPr>
        <w:rPr>
          <w:rFonts w:ascii="Arial" w:hAnsi="Arial" w:cs="Arial"/>
          <w:sz w:val="22"/>
          <w:szCs w:val="22"/>
        </w:rPr>
      </w:pPr>
      <w:r>
        <w:rPr>
          <w:rFonts w:ascii="Arial" w:hAnsi="Arial" w:cs="Arial" w:hint="eastAsia"/>
          <w:sz w:val="22"/>
          <w:szCs w:val="22"/>
        </w:rPr>
        <w:t xml:space="preserve">The TX detect RX comparator test verifies that a load is detected when an RX differential input buffer is </w:t>
      </w:r>
      <w:r w:rsidR="001C7A59">
        <w:rPr>
          <w:rFonts w:ascii="Arial" w:hAnsi="Arial" w:cs="Arial" w:hint="eastAsia"/>
          <w:sz w:val="22"/>
          <w:szCs w:val="22"/>
        </w:rPr>
        <w:t>connected to the TX differential outputs.</w:t>
      </w:r>
    </w:p>
    <w:p w:rsidR="001C7A59" w:rsidRDefault="001C7A59" w:rsidP="004C3372">
      <w:pPr>
        <w:rPr>
          <w:rFonts w:ascii="Arial" w:hAnsi="Arial" w:cs="Arial"/>
          <w:sz w:val="22"/>
          <w:szCs w:val="22"/>
        </w:rPr>
      </w:pPr>
      <w:r>
        <w:rPr>
          <w:rFonts w:ascii="Arial" w:hAnsi="Arial" w:cs="Arial" w:hint="eastAsia"/>
          <w:sz w:val="22"/>
          <w:szCs w:val="22"/>
        </w:rPr>
        <w:t>(2) Test Method:</w:t>
      </w:r>
    </w:p>
    <w:p w:rsidR="001C7A59" w:rsidRDefault="001C7A59" w:rsidP="001C7A59">
      <w:pPr>
        <w:pStyle w:val="af0"/>
        <w:numPr>
          <w:ilvl w:val="0"/>
          <w:numId w:val="43"/>
        </w:numPr>
        <w:ind w:firstLineChars="0"/>
        <w:rPr>
          <w:rFonts w:ascii="Arial" w:hAnsi="Arial" w:cs="Arial"/>
          <w:sz w:val="22"/>
          <w:szCs w:val="22"/>
        </w:rPr>
      </w:pPr>
      <w:r>
        <w:rPr>
          <w:rFonts w:ascii="Arial" w:hAnsi="Arial" w:cs="Arial"/>
          <w:sz w:val="22"/>
          <w:szCs w:val="22"/>
        </w:rPr>
        <w:t>Initialize</w:t>
      </w:r>
      <w:r>
        <w:rPr>
          <w:rFonts w:ascii="Arial" w:hAnsi="Arial" w:cs="Arial" w:hint="eastAsia"/>
          <w:sz w:val="22"/>
          <w:szCs w:val="22"/>
        </w:rPr>
        <w:t xml:space="preserve"> the Phy</w:t>
      </w:r>
    </w:p>
    <w:p w:rsidR="001C7A59" w:rsidRDefault="00831750" w:rsidP="001C7A59">
      <w:pPr>
        <w:pStyle w:val="af0"/>
        <w:numPr>
          <w:ilvl w:val="0"/>
          <w:numId w:val="43"/>
        </w:numPr>
        <w:ind w:firstLineChars="0"/>
        <w:rPr>
          <w:rFonts w:ascii="Arial" w:hAnsi="Arial" w:cs="Arial"/>
          <w:sz w:val="22"/>
          <w:szCs w:val="22"/>
        </w:rPr>
      </w:pPr>
      <w:r>
        <w:rPr>
          <w:rFonts w:ascii="Arial" w:hAnsi="Arial" w:cs="Arial" w:hint="eastAsia"/>
          <w:sz w:val="22"/>
          <w:szCs w:val="22"/>
        </w:rPr>
        <w:t>Set power Phy mode to operative mode 2</w:t>
      </w:r>
    </w:p>
    <w:p w:rsidR="00831750" w:rsidRDefault="00831750" w:rsidP="001C7A59">
      <w:pPr>
        <w:pStyle w:val="af0"/>
        <w:numPr>
          <w:ilvl w:val="0"/>
          <w:numId w:val="43"/>
        </w:numPr>
        <w:ind w:firstLineChars="0"/>
        <w:rPr>
          <w:rFonts w:ascii="Arial" w:hAnsi="Arial" w:cs="Arial"/>
          <w:sz w:val="22"/>
          <w:szCs w:val="22"/>
        </w:rPr>
      </w:pPr>
      <w:r>
        <w:rPr>
          <w:rFonts w:ascii="Arial" w:hAnsi="Arial" w:cs="Arial" w:hint="eastAsia"/>
          <w:sz w:val="22"/>
          <w:szCs w:val="22"/>
        </w:rPr>
        <w:t>Perform the following for polarity 0(negative pulse) and 1(positive pulse)</w:t>
      </w:r>
    </w:p>
    <w:p w:rsidR="00831750" w:rsidRDefault="00831750" w:rsidP="00831750">
      <w:pPr>
        <w:pStyle w:val="af0"/>
        <w:numPr>
          <w:ilvl w:val="0"/>
          <w:numId w:val="44"/>
        </w:numPr>
        <w:ind w:firstLineChars="0"/>
        <w:rPr>
          <w:rFonts w:ascii="Arial" w:hAnsi="Arial" w:cs="Arial"/>
          <w:sz w:val="22"/>
          <w:szCs w:val="22"/>
        </w:rPr>
      </w:pPr>
      <w:r>
        <w:rPr>
          <w:rFonts w:ascii="Arial" w:hAnsi="Arial" w:cs="Arial" w:hint="eastAsia"/>
          <w:sz w:val="22"/>
          <w:szCs w:val="22"/>
        </w:rPr>
        <w:t>close the loopback to connect TX to RX</w:t>
      </w:r>
    </w:p>
    <w:p w:rsidR="00831750" w:rsidRDefault="00831750" w:rsidP="00831750">
      <w:pPr>
        <w:pStyle w:val="af0"/>
        <w:numPr>
          <w:ilvl w:val="0"/>
          <w:numId w:val="44"/>
        </w:numPr>
        <w:ind w:firstLineChars="0"/>
        <w:rPr>
          <w:rFonts w:ascii="Arial" w:hAnsi="Arial" w:cs="Arial"/>
          <w:sz w:val="22"/>
          <w:szCs w:val="22"/>
        </w:rPr>
      </w:pPr>
      <w:r>
        <w:rPr>
          <w:rFonts w:ascii="Arial" w:hAnsi="Arial" w:cs="Arial" w:hint="eastAsia"/>
          <w:sz w:val="22"/>
          <w:szCs w:val="22"/>
        </w:rPr>
        <w:t>check TXdetectRX out</w:t>
      </w:r>
    </w:p>
    <w:p w:rsidR="00831750" w:rsidRDefault="00831750" w:rsidP="00831750">
      <w:pPr>
        <w:pStyle w:val="af0"/>
        <w:numPr>
          <w:ilvl w:val="0"/>
          <w:numId w:val="44"/>
        </w:numPr>
        <w:ind w:firstLineChars="0"/>
        <w:rPr>
          <w:rFonts w:ascii="Arial" w:hAnsi="Arial" w:cs="Arial"/>
          <w:sz w:val="22"/>
          <w:szCs w:val="22"/>
        </w:rPr>
      </w:pPr>
      <w:r>
        <w:rPr>
          <w:rFonts w:ascii="Arial" w:hAnsi="Arial" w:cs="Arial" w:hint="eastAsia"/>
          <w:sz w:val="22"/>
          <w:szCs w:val="22"/>
        </w:rPr>
        <w:t>send the pulse</w:t>
      </w:r>
    </w:p>
    <w:p w:rsidR="00831750" w:rsidRPr="00831750" w:rsidRDefault="00831750" w:rsidP="00831750">
      <w:pPr>
        <w:pStyle w:val="af0"/>
        <w:numPr>
          <w:ilvl w:val="0"/>
          <w:numId w:val="44"/>
        </w:numPr>
        <w:ind w:firstLineChars="0"/>
        <w:rPr>
          <w:rFonts w:ascii="Arial" w:hAnsi="Arial" w:cs="Arial"/>
          <w:sz w:val="22"/>
          <w:szCs w:val="22"/>
        </w:rPr>
      </w:pPr>
      <w:r>
        <w:rPr>
          <w:rFonts w:ascii="Arial" w:hAnsi="Arial" w:cs="Arial" w:hint="eastAsia"/>
          <w:sz w:val="22"/>
          <w:szCs w:val="22"/>
        </w:rPr>
        <w:t>check TXdetectRX out</w:t>
      </w:r>
    </w:p>
    <w:p w:rsidR="00831750" w:rsidRDefault="00831750" w:rsidP="00831750">
      <w:pPr>
        <w:pStyle w:val="af0"/>
        <w:numPr>
          <w:ilvl w:val="0"/>
          <w:numId w:val="43"/>
        </w:numPr>
        <w:ind w:firstLineChars="0"/>
        <w:rPr>
          <w:rFonts w:ascii="Arial" w:hAnsi="Arial" w:cs="Arial"/>
          <w:sz w:val="22"/>
          <w:szCs w:val="22"/>
        </w:rPr>
      </w:pPr>
      <w:r>
        <w:rPr>
          <w:rFonts w:ascii="Arial" w:hAnsi="Arial" w:cs="Arial" w:hint="eastAsia"/>
          <w:sz w:val="22"/>
          <w:szCs w:val="22"/>
        </w:rPr>
        <w:t>Perform the following for polarity 0(negative pulse) and 1(positive pulse)</w:t>
      </w:r>
    </w:p>
    <w:p w:rsidR="001C7A59" w:rsidRDefault="00831750" w:rsidP="00831750">
      <w:pPr>
        <w:pStyle w:val="af0"/>
        <w:numPr>
          <w:ilvl w:val="0"/>
          <w:numId w:val="46"/>
        </w:numPr>
        <w:ind w:firstLineChars="0"/>
        <w:rPr>
          <w:rFonts w:ascii="Arial" w:hAnsi="Arial" w:cs="Arial"/>
          <w:sz w:val="22"/>
          <w:szCs w:val="22"/>
        </w:rPr>
      </w:pPr>
      <w:r>
        <w:rPr>
          <w:rFonts w:ascii="Arial" w:hAnsi="Arial" w:cs="Arial" w:hint="eastAsia"/>
          <w:sz w:val="22"/>
          <w:szCs w:val="22"/>
        </w:rPr>
        <w:t>open the loopback to connect the ATE to the TX</w:t>
      </w:r>
    </w:p>
    <w:p w:rsidR="00831750" w:rsidRDefault="00831750" w:rsidP="00831750">
      <w:pPr>
        <w:pStyle w:val="af0"/>
        <w:numPr>
          <w:ilvl w:val="0"/>
          <w:numId w:val="46"/>
        </w:numPr>
        <w:ind w:firstLineChars="0"/>
        <w:rPr>
          <w:rFonts w:ascii="Arial" w:hAnsi="Arial" w:cs="Arial"/>
          <w:sz w:val="22"/>
          <w:szCs w:val="22"/>
        </w:rPr>
      </w:pPr>
      <w:r>
        <w:rPr>
          <w:rFonts w:ascii="Arial" w:hAnsi="Arial" w:cs="Arial" w:hint="eastAsia"/>
          <w:sz w:val="22"/>
          <w:szCs w:val="22"/>
        </w:rPr>
        <w:t>disconnect all TX branches(tx output internal floating)</w:t>
      </w:r>
    </w:p>
    <w:p w:rsidR="00831750" w:rsidRPr="00831750" w:rsidRDefault="00831750" w:rsidP="00831750">
      <w:pPr>
        <w:pStyle w:val="af0"/>
        <w:numPr>
          <w:ilvl w:val="0"/>
          <w:numId w:val="46"/>
        </w:numPr>
        <w:ind w:firstLineChars="0"/>
        <w:rPr>
          <w:rFonts w:ascii="Arial" w:hAnsi="Arial" w:cs="Arial"/>
          <w:sz w:val="22"/>
          <w:szCs w:val="22"/>
        </w:rPr>
      </w:pPr>
      <w:r>
        <w:rPr>
          <w:rFonts w:ascii="Arial" w:hAnsi="Arial" w:cs="Arial" w:hint="eastAsia"/>
          <w:sz w:val="22"/>
          <w:szCs w:val="22"/>
        </w:rPr>
        <w:t>apply from the ATE to TXP and TXN a DC level below and above TX detect RX block threshold</w:t>
      </w:r>
    </w:p>
    <w:p w:rsidR="00831750" w:rsidRDefault="00831750" w:rsidP="004C3372">
      <w:pPr>
        <w:rPr>
          <w:rFonts w:ascii="Arial" w:hAnsi="Arial" w:cs="Arial"/>
          <w:sz w:val="22"/>
          <w:szCs w:val="22"/>
        </w:rPr>
      </w:pPr>
    </w:p>
    <w:p w:rsidR="00E4729D" w:rsidRPr="00E4729D" w:rsidRDefault="00E4729D" w:rsidP="00E4729D">
      <w:pPr>
        <w:pStyle w:val="3"/>
        <w:rPr>
          <w:rFonts w:ascii="Arial" w:hAnsi="Arial" w:cs="Arial"/>
          <w:sz w:val="28"/>
          <w:szCs w:val="28"/>
        </w:rPr>
      </w:pPr>
      <w:bookmarkStart w:id="47" w:name="_Toc491167905"/>
      <w:r w:rsidRPr="00E4729D">
        <w:rPr>
          <w:rFonts w:ascii="Arial" w:hAnsi="Arial" w:cs="Arial"/>
          <w:sz w:val="28"/>
          <w:szCs w:val="28"/>
        </w:rPr>
        <w:t>DC Test</w:t>
      </w:r>
      <w:bookmarkEnd w:id="47"/>
    </w:p>
    <w:p w:rsidR="00E4729D" w:rsidRDefault="00E4729D" w:rsidP="00E4729D">
      <w:pPr>
        <w:rPr>
          <w:rFonts w:ascii="Arial" w:hAnsi="Arial" w:cs="Arial"/>
          <w:sz w:val="22"/>
          <w:szCs w:val="22"/>
        </w:rPr>
      </w:pPr>
      <w:r w:rsidRPr="00E4729D">
        <w:rPr>
          <w:rFonts w:ascii="Arial" w:hAnsi="Arial" w:cs="Arial"/>
          <w:sz w:val="22"/>
          <w:szCs w:val="22"/>
        </w:rPr>
        <w:t>1.</w:t>
      </w:r>
      <w:r>
        <w:rPr>
          <w:rFonts w:ascii="Arial" w:hAnsi="Arial" w:cs="Arial" w:hint="eastAsia"/>
          <w:sz w:val="22"/>
          <w:szCs w:val="22"/>
        </w:rPr>
        <w:t xml:space="preserve"> Supply Test</w:t>
      </w:r>
    </w:p>
    <w:p w:rsidR="00000665" w:rsidRDefault="00E4729D" w:rsidP="00E4729D">
      <w:pPr>
        <w:rPr>
          <w:rFonts w:ascii="Arial" w:hAnsi="Arial" w:cs="Arial"/>
          <w:sz w:val="22"/>
          <w:szCs w:val="22"/>
        </w:rPr>
      </w:pPr>
      <w:r>
        <w:rPr>
          <w:rFonts w:ascii="Arial" w:hAnsi="Arial" w:cs="Arial" w:hint="eastAsia"/>
          <w:sz w:val="22"/>
          <w:szCs w:val="22"/>
        </w:rPr>
        <w:t xml:space="preserve">(1) </w:t>
      </w:r>
      <w:r w:rsidR="00000665">
        <w:rPr>
          <w:rFonts w:ascii="Arial" w:hAnsi="Arial" w:cs="Arial" w:hint="eastAsia"/>
          <w:sz w:val="22"/>
          <w:szCs w:val="22"/>
        </w:rPr>
        <w:t>Test Purpose:</w:t>
      </w:r>
    </w:p>
    <w:p w:rsidR="00000665" w:rsidRDefault="00000665" w:rsidP="00E4729D">
      <w:pPr>
        <w:rPr>
          <w:rFonts w:ascii="Arial" w:hAnsi="Arial" w:cs="Arial"/>
          <w:sz w:val="22"/>
          <w:szCs w:val="22"/>
        </w:rPr>
      </w:pPr>
      <w:r>
        <w:rPr>
          <w:rFonts w:ascii="Arial" w:hAnsi="Arial" w:cs="Arial" w:hint="eastAsia"/>
          <w:sz w:val="22"/>
          <w:szCs w:val="22"/>
        </w:rPr>
        <w:t>This test measures the internal supply level present on the IO, it's just required on characterization and not needed on production test.</w:t>
      </w:r>
    </w:p>
    <w:p w:rsidR="00000665" w:rsidRDefault="00000665" w:rsidP="00E4729D">
      <w:pPr>
        <w:rPr>
          <w:rFonts w:ascii="Arial" w:hAnsi="Arial" w:cs="Arial"/>
          <w:sz w:val="22"/>
          <w:szCs w:val="22"/>
        </w:rPr>
      </w:pPr>
      <w:r>
        <w:rPr>
          <w:rFonts w:ascii="Arial" w:hAnsi="Arial" w:cs="Arial" w:hint="eastAsia"/>
          <w:sz w:val="22"/>
          <w:szCs w:val="22"/>
        </w:rPr>
        <w:t xml:space="preserve">(2) </w:t>
      </w:r>
      <w:r w:rsidR="00E4729D">
        <w:rPr>
          <w:rFonts w:ascii="Arial" w:hAnsi="Arial" w:cs="Arial" w:hint="eastAsia"/>
          <w:sz w:val="22"/>
          <w:szCs w:val="22"/>
        </w:rPr>
        <w:t xml:space="preserve">Test method: </w:t>
      </w:r>
    </w:p>
    <w:p w:rsidR="00E4729D" w:rsidRDefault="00E4729D" w:rsidP="00E4729D">
      <w:pPr>
        <w:rPr>
          <w:rFonts w:ascii="Arial" w:hAnsi="Arial" w:cs="Arial"/>
          <w:sz w:val="22"/>
          <w:szCs w:val="22"/>
        </w:rPr>
      </w:pPr>
      <w:r>
        <w:rPr>
          <w:rFonts w:ascii="Arial" w:hAnsi="Arial" w:cs="Arial" w:hint="eastAsia"/>
          <w:sz w:val="22"/>
          <w:szCs w:val="22"/>
        </w:rPr>
        <w:t>Run pattern to initi</w:t>
      </w:r>
      <w:r w:rsidR="00000665">
        <w:rPr>
          <w:rFonts w:ascii="Arial" w:hAnsi="Arial" w:cs="Arial" w:hint="eastAsia"/>
          <w:sz w:val="22"/>
          <w:szCs w:val="22"/>
        </w:rPr>
        <w:t>alize the Phy, program the power rail for each measurement, then measure the voltage level for each case.</w:t>
      </w:r>
    </w:p>
    <w:p w:rsidR="00C04839" w:rsidRDefault="00C04839" w:rsidP="00E4729D">
      <w:pPr>
        <w:rPr>
          <w:rFonts w:ascii="Arial" w:hAnsi="Arial" w:cs="Arial"/>
          <w:sz w:val="22"/>
          <w:szCs w:val="22"/>
        </w:rPr>
      </w:pPr>
    </w:p>
    <w:p w:rsidR="00000665" w:rsidRDefault="00000665" w:rsidP="00E4729D">
      <w:pPr>
        <w:rPr>
          <w:rFonts w:ascii="Arial" w:hAnsi="Arial" w:cs="Arial"/>
          <w:sz w:val="22"/>
          <w:szCs w:val="22"/>
        </w:rPr>
      </w:pPr>
      <w:r>
        <w:rPr>
          <w:rFonts w:ascii="Arial" w:hAnsi="Arial" w:cs="Arial" w:hint="eastAsia"/>
          <w:sz w:val="22"/>
          <w:szCs w:val="22"/>
        </w:rPr>
        <w:t>2. TX Supply test</w:t>
      </w:r>
    </w:p>
    <w:p w:rsidR="00000665" w:rsidRDefault="00005050" w:rsidP="00E4729D">
      <w:pPr>
        <w:rPr>
          <w:rFonts w:ascii="Arial" w:hAnsi="Arial" w:cs="Arial"/>
          <w:sz w:val="22"/>
          <w:szCs w:val="22"/>
        </w:rPr>
      </w:pPr>
      <w:r>
        <w:rPr>
          <w:rFonts w:ascii="Arial" w:hAnsi="Arial" w:cs="Arial" w:hint="eastAsia"/>
          <w:sz w:val="22"/>
          <w:szCs w:val="22"/>
        </w:rPr>
        <w:t>(1) Test Purpose:</w:t>
      </w:r>
    </w:p>
    <w:p w:rsidR="00005050" w:rsidRDefault="00005050" w:rsidP="00E4729D">
      <w:pPr>
        <w:rPr>
          <w:rFonts w:ascii="Arial" w:hAnsi="Arial" w:cs="Arial"/>
          <w:sz w:val="22"/>
          <w:szCs w:val="22"/>
        </w:rPr>
      </w:pPr>
      <w:r>
        <w:rPr>
          <w:rFonts w:ascii="Arial" w:hAnsi="Arial" w:cs="Arial" w:hint="eastAsia"/>
          <w:sz w:val="22"/>
          <w:szCs w:val="22"/>
        </w:rPr>
        <w:t>The unloaded TX buffer output voltage indicates the TX regulator supply level. Its measurement checks the regulator voltage and the internal reference function.</w:t>
      </w:r>
    </w:p>
    <w:p w:rsidR="009F0C41" w:rsidRDefault="009F0C41" w:rsidP="00E4729D">
      <w:pPr>
        <w:rPr>
          <w:rFonts w:ascii="Arial" w:hAnsi="Arial" w:cs="Arial"/>
          <w:sz w:val="22"/>
          <w:szCs w:val="22"/>
        </w:rPr>
      </w:pPr>
    </w:p>
    <w:p w:rsidR="00005050" w:rsidRDefault="00005050" w:rsidP="00E4729D">
      <w:pPr>
        <w:rPr>
          <w:rFonts w:ascii="Arial" w:hAnsi="Arial" w:cs="Arial"/>
          <w:sz w:val="22"/>
          <w:szCs w:val="22"/>
        </w:rPr>
      </w:pPr>
      <w:r>
        <w:rPr>
          <w:rFonts w:ascii="Arial" w:hAnsi="Arial" w:cs="Arial" w:hint="eastAsia"/>
          <w:sz w:val="22"/>
          <w:szCs w:val="22"/>
        </w:rPr>
        <w:t>(2) Test Method:</w:t>
      </w:r>
    </w:p>
    <w:p w:rsidR="00005050" w:rsidRDefault="00005050" w:rsidP="00005050">
      <w:pPr>
        <w:pStyle w:val="af0"/>
        <w:numPr>
          <w:ilvl w:val="0"/>
          <w:numId w:val="36"/>
        </w:numPr>
        <w:ind w:firstLineChars="0"/>
        <w:rPr>
          <w:rFonts w:ascii="Arial" w:hAnsi="Arial" w:cs="Arial"/>
          <w:sz w:val="22"/>
          <w:szCs w:val="22"/>
        </w:rPr>
      </w:pPr>
      <w:r>
        <w:rPr>
          <w:rFonts w:ascii="Arial" w:hAnsi="Arial" w:cs="Arial" w:hint="eastAsia"/>
          <w:sz w:val="22"/>
          <w:szCs w:val="22"/>
        </w:rPr>
        <w:t>Run pattern to initialize the MiPHY IP</w:t>
      </w:r>
    </w:p>
    <w:p w:rsidR="00005050" w:rsidRDefault="00005050" w:rsidP="00005050">
      <w:pPr>
        <w:pStyle w:val="af0"/>
        <w:numPr>
          <w:ilvl w:val="0"/>
          <w:numId w:val="36"/>
        </w:numPr>
        <w:ind w:firstLineChars="0"/>
        <w:rPr>
          <w:rFonts w:ascii="Arial" w:hAnsi="Arial" w:cs="Arial"/>
          <w:sz w:val="22"/>
          <w:szCs w:val="22"/>
        </w:rPr>
      </w:pPr>
      <w:r>
        <w:rPr>
          <w:rFonts w:ascii="Arial" w:hAnsi="Arial" w:cs="Arial" w:hint="eastAsia"/>
          <w:sz w:val="22"/>
          <w:szCs w:val="22"/>
        </w:rPr>
        <w:t>Program the test word to generate a DC level (txp=1, txn=0)</w:t>
      </w:r>
    </w:p>
    <w:p w:rsidR="00005050" w:rsidRDefault="00005050" w:rsidP="00005050">
      <w:pPr>
        <w:pStyle w:val="af0"/>
        <w:numPr>
          <w:ilvl w:val="0"/>
          <w:numId w:val="36"/>
        </w:numPr>
        <w:ind w:firstLineChars="0"/>
        <w:rPr>
          <w:rFonts w:ascii="Arial" w:hAnsi="Arial" w:cs="Arial"/>
          <w:sz w:val="22"/>
          <w:szCs w:val="22"/>
        </w:rPr>
      </w:pPr>
      <w:r>
        <w:rPr>
          <w:rFonts w:ascii="Arial" w:hAnsi="Arial" w:cs="Arial" w:hint="eastAsia"/>
          <w:sz w:val="22"/>
          <w:szCs w:val="22"/>
        </w:rPr>
        <w:t>Program TX branch to force only single branches (not differential)</w:t>
      </w:r>
    </w:p>
    <w:p w:rsidR="00005050" w:rsidRDefault="00005050" w:rsidP="003F07AE">
      <w:pPr>
        <w:pStyle w:val="af0"/>
        <w:numPr>
          <w:ilvl w:val="0"/>
          <w:numId w:val="36"/>
        </w:numPr>
        <w:ind w:firstLineChars="0"/>
        <w:rPr>
          <w:rFonts w:ascii="Arial" w:hAnsi="Arial" w:cs="Arial"/>
          <w:sz w:val="22"/>
          <w:szCs w:val="22"/>
        </w:rPr>
      </w:pPr>
      <w:r>
        <w:rPr>
          <w:rFonts w:ascii="Arial" w:hAnsi="Arial" w:cs="Arial" w:hint="eastAsia"/>
          <w:sz w:val="22"/>
          <w:szCs w:val="22"/>
        </w:rPr>
        <w:t>Execute the measurement of Vtxp-Vtxn</w:t>
      </w:r>
    </w:p>
    <w:p w:rsidR="004A7A63" w:rsidRPr="003F07AE" w:rsidRDefault="004A7A63" w:rsidP="004A7A63">
      <w:pPr>
        <w:pStyle w:val="af0"/>
        <w:ind w:left="420" w:firstLineChars="0" w:firstLine="0"/>
        <w:rPr>
          <w:rFonts w:ascii="Arial" w:hAnsi="Arial" w:cs="Arial"/>
          <w:sz w:val="22"/>
          <w:szCs w:val="22"/>
        </w:rPr>
      </w:pPr>
    </w:p>
    <w:p w:rsidR="00005050" w:rsidRDefault="00005050" w:rsidP="00005050">
      <w:pPr>
        <w:pStyle w:val="af0"/>
        <w:ind w:left="420" w:firstLineChars="0" w:firstLine="0"/>
        <w:rPr>
          <w:rFonts w:ascii="Arial" w:hAnsi="Arial" w:cs="Arial"/>
          <w:sz w:val="22"/>
          <w:szCs w:val="22"/>
        </w:rPr>
      </w:pPr>
      <w:r>
        <w:rPr>
          <w:rFonts w:ascii="Arial" w:hAnsi="Arial" w:cs="Arial" w:hint="eastAsia"/>
          <w:sz w:val="22"/>
          <w:szCs w:val="22"/>
        </w:rPr>
        <w:t xml:space="preserve">                 TX buffer supply level test </w:t>
      </w:r>
      <w:r w:rsidR="004E03BF">
        <w:rPr>
          <w:rFonts w:ascii="Arial" w:hAnsi="Arial" w:cs="Arial"/>
          <w:sz w:val="22"/>
          <w:szCs w:val="22"/>
        </w:rPr>
        <w:t>configuration</w:t>
      </w:r>
    </w:p>
    <w:p w:rsidR="00005050" w:rsidRPr="00005050" w:rsidRDefault="00005050" w:rsidP="00005050">
      <w:pPr>
        <w:widowControl/>
        <w:jc w:val="left"/>
        <w:rPr>
          <w:rFonts w:ascii="宋体" w:hAnsi="宋体" w:cs="宋体"/>
          <w:kern w:val="0"/>
          <w:sz w:val="24"/>
        </w:rPr>
      </w:pPr>
    </w:p>
    <w:p w:rsidR="004E03BF" w:rsidRDefault="004E03BF" w:rsidP="00005050">
      <w:pPr>
        <w:pStyle w:val="af0"/>
        <w:ind w:left="420" w:firstLineChars="0" w:firstLine="0"/>
        <w:rPr>
          <w:rFonts w:ascii="Arial" w:hAnsi="Arial" w:cs="Arial"/>
          <w:sz w:val="22"/>
          <w:szCs w:val="22"/>
        </w:rPr>
      </w:pPr>
    </w:p>
    <w:p w:rsidR="004E03BF" w:rsidRDefault="004E03BF" w:rsidP="004E03BF">
      <w:pPr>
        <w:rPr>
          <w:rFonts w:ascii="Arial" w:hAnsi="Arial" w:cs="Arial"/>
          <w:sz w:val="22"/>
          <w:szCs w:val="22"/>
        </w:rPr>
      </w:pPr>
      <w:r>
        <w:rPr>
          <w:rFonts w:ascii="Arial" w:hAnsi="Arial" w:cs="Arial" w:hint="eastAsia"/>
          <w:sz w:val="22"/>
          <w:szCs w:val="22"/>
        </w:rPr>
        <w:t xml:space="preserve">(3) Test limit: </w:t>
      </w:r>
    </w:p>
    <w:p w:rsidR="00883895" w:rsidRDefault="00883895" w:rsidP="004E03BF">
      <w:pPr>
        <w:rPr>
          <w:rFonts w:ascii="Arial" w:hAnsi="Arial" w:cs="Arial"/>
          <w:sz w:val="22"/>
          <w:szCs w:val="22"/>
        </w:rPr>
      </w:pPr>
      <w:r>
        <w:rPr>
          <w:rFonts w:ascii="Arial" w:hAnsi="Arial" w:cs="Arial" w:hint="eastAsia"/>
          <w:sz w:val="22"/>
          <w:szCs w:val="22"/>
        </w:rPr>
        <w:t>It's needed to be provided by Fiberhome/ST</w:t>
      </w:r>
      <w:r w:rsidR="00C04839">
        <w:rPr>
          <w:rFonts w:ascii="Arial" w:hAnsi="Arial" w:cs="Arial" w:hint="eastAsia"/>
          <w:sz w:val="22"/>
          <w:szCs w:val="22"/>
        </w:rPr>
        <w:t>.</w:t>
      </w:r>
    </w:p>
    <w:p w:rsidR="00C04839" w:rsidRDefault="00C04839" w:rsidP="004E03BF">
      <w:pPr>
        <w:rPr>
          <w:rFonts w:ascii="Arial" w:hAnsi="Arial" w:cs="Arial"/>
          <w:sz w:val="22"/>
          <w:szCs w:val="22"/>
        </w:rPr>
      </w:pPr>
    </w:p>
    <w:p w:rsidR="00C04839" w:rsidRDefault="00C04839" w:rsidP="004E03BF">
      <w:pPr>
        <w:rPr>
          <w:rFonts w:ascii="Arial" w:hAnsi="Arial" w:cs="Arial"/>
          <w:sz w:val="22"/>
          <w:szCs w:val="22"/>
        </w:rPr>
      </w:pPr>
    </w:p>
    <w:p w:rsidR="00C04839" w:rsidRDefault="00C04839" w:rsidP="004E03BF">
      <w:pPr>
        <w:rPr>
          <w:rFonts w:ascii="Arial" w:hAnsi="Arial" w:cs="Arial"/>
          <w:sz w:val="22"/>
          <w:szCs w:val="22"/>
        </w:rPr>
      </w:pPr>
      <w:r>
        <w:rPr>
          <w:rFonts w:ascii="Arial" w:hAnsi="Arial" w:cs="Arial" w:hint="eastAsia"/>
          <w:sz w:val="22"/>
          <w:szCs w:val="22"/>
        </w:rPr>
        <w:t>3. TX Swing test</w:t>
      </w:r>
    </w:p>
    <w:p w:rsidR="00C04839" w:rsidRDefault="00C04839" w:rsidP="004E03BF">
      <w:pPr>
        <w:rPr>
          <w:rFonts w:ascii="Arial" w:hAnsi="Arial" w:cs="Arial"/>
          <w:sz w:val="22"/>
          <w:szCs w:val="22"/>
        </w:rPr>
      </w:pPr>
      <w:r>
        <w:rPr>
          <w:rFonts w:ascii="Arial" w:hAnsi="Arial" w:cs="Arial" w:hint="eastAsia"/>
          <w:sz w:val="22"/>
          <w:szCs w:val="22"/>
        </w:rPr>
        <w:t>(1) Test Purpose:</w:t>
      </w:r>
    </w:p>
    <w:p w:rsidR="00C04839" w:rsidRDefault="00C04839" w:rsidP="004E03BF">
      <w:pPr>
        <w:rPr>
          <w:rFonts w:ascii="Arial" w:hAnsi="Arial" w:cs="Arial"/>
          <w:sz w:val="22"/>
          <w:szCs w:val="22"/>
        </w:rPr>
      </w:pPr>
      <w:r>
        <w:rPr>
          <w:rFonts w:ascii="Arial" w:hAnsi="Arial" w:cs="Arial" w:hint="eastAsia"/>
          <w:sz w:val="22"/>
          <w:szCs w:val="22"/>
        </w:rPr>
        <w:t>This test checks that the serial output buffer pins px_txp and px_txn are capable of driving the specified DC levels.</w:t>
      </w:r>
    </w:p>
    <w:p w:rsidR="009F0C41" w:rsidRDefault="009F0C41" w:rsidP="004E03BF">
      <w:pPr>
        <w:rPr>
          <w:rFonts w:ascii="Arial" w:hAnsi="Arial" w:cs="Arial"/>
          <w:sz w:val="22"/>
          <w:szCs w:val="22"/>
        </w:rPr>
      </w:pPr>
    </w:p>
    <w:p w:rsidR="002C2046" w:rsidRDefault="002C2046" w:rsidP="004E03BF">
      <w:pPr>
        <w:rPr>
          <w:rFonts w:ascii="Arial" w:hAnsi="Arial" w:cs="Arial"/>
          <w:sz w:val="22"/>
          <w:szCs w:val="22"/>
        </w:rPr>
      </w:pPr>
      <w:r>
        <w:rPr>
          <w:rFonts w:ascii="Arial" w:hAnsi="Arial" w:cs="Arial" w:hint="eastAsia"/>
          <w:sz w:val="22"/>
          <w:szCs w:val="22"/>
        </w:rPr>
        <w:t>(2) Test Method:</w:t>
      </w:r>
    </w:p>
    <w:p w:rsidR="002C2046" w:rsidRDefault="002C2046" w:rsidP="004E03BF">
      <w:pPr>
        <w:rPr>
          <w:rFonts w:ascii="Arial" w:hAnsi="Arial" w:cs="Arial"/>
          <w:sz w:val="22"/>
          <w:szCs w:val="22"/>
        </w:rPr>
      </w:pPr>
      <w:r>
        <w:rPr>
          <w:rFonts w:ascii="Arial" w:hAnsi="Arial" w:cs="Arial" w:hint="eastAsia"/>
          <w:sz w:val="22"/>
          <w:szCs w:val="22"/>
        </w:rPr>
        <w:t xml:space="preserve">Run pattern to program the TX output differential DC voltage level 0 and 1, measure the txp and txn, </w:t>
      </w:r>
      <w:r>
        <w:rPr>
          <w:rFonts w:ascii="Arial" w:hAnsi="Arial" w:cs="Arial"/>
          <w:sz w:val="22"/>
          <w:szCs w:val="22"/>
        </w:rPr>
        <w:t>calculate</w:t>
      </w:r>
      <w:r>
        <w:rPr>
          <w:rFonts w:ascii="Arial" w:hAnsi="Arial" w:cs="Arial" w:hint="eastAsia"/>
          <w:sz w:val="22"/>
          <w:szCs w:val="22"/>
        </w:rPr>
        <w:t xml:space="preserve"> </w:t>
      </w:r>
      <w:r w:rsidR="00373AA0">
        <w:rPr>
          <w:rFonts w:ascii="Arial" w:hAnsi="Arial" w:cs="Arial" w:hint="eastAsia"/>
          <w:sz w:val="22"/>
          <w:szCs w:val="22"/>
        </w:rPr>
        <w:t>the Vdiff and Vcommon</w:t>
      </w:r>
      <w:r>
        <w:rPr>
          <w:rFonts w:ascii="Arial" w:hAnsi="Arial" w:cs="Arial" w:hint="eastAsia"/>
          <w:sz w:val="22"/>
          <w:szCs w:val="22"/>
        </w:rPr>
        <w:t>.</w:t>
      </w:r>
    </w:p>
    <w:p w:rsidR="00373AA0" w:rsidRPr="00373AA0" w:rsidRDefault="00373AA0" w:rsidP="00373AA0">
      <w:pPr>
        <w:widowControl/>
        <w:jc w:val="left"/>
        <w:rPr>
          <w:rFonts w:ascii="宋体" w:hAnsi="宋体" w:cs="宋体"/>
          <w:kern w:val="0"/>
          <w:sz w:val="24"/>
        </w:rPr>
      </w:pPr>
    </w:p>
    <w:p w:rsidR="00373AA0" w:rsidRDefault="003F07AE" w:rsidP="004E03BF">
      <w:pPr>
        <w:rPr>
          <w:rFonts w:ascii="Arial" w:hAnsi="Arial" w:cs="Arial"/>
          <w:sz w:val="22"/>
          <w:szCs w:val="22"/>
        </w:rPr>
      </w:pPr>
      <w:r>
        <w:rPr>
          <w:rFonts w:ascii="Arial" w:hAnsi="Arial" w:cs="Arial" w:hint="eastAsia"/>
          <w:sz w:val="22"/>
          <w:szCs w:val="22"/>
        </w:rPr>
        <w:t>(3) Test Limit:</w:t>
      </w:r>
    </w:p>
    <w:p w:rsidR="00E028A2" w:rsidRDefault="00E028A2" w:rsidP="00E028A2">
      <w:pPr>
        <w:rPr>
          <w:rFonts w:ascii="Arial" w:hAnsi="Arial" w:cs="Arial"/>
          <w:sz w:val="22"/>
          <w:szCs w:val="22"/>
        </w:rPr>
      </w:pPr>
      <w:r>
        <w:rPr>
          <w:rFonts w:ascii="Arial" w:hAnsi="Arial" w:cs="Arial" w:hint="eastAsia"/>
          <w:sz w:val="22"/>
          <w:szCs w:val="22"/>
        </w:rPr>
        <w:t>It's needed to be provided by Fiberhome/ST.</w:t>
      </w:r>
    </w:p>
    <w:p w:rsidR="003F07AE" w:rsidRDefault="003F07AE" w:rsidP="004E03BF">
      <w:pPr>
        <w:rPr>
          <w:rFonts w:ascii="Arial" w:hAnsi="Arial" w:cs="Arial"/>
          <w:sz w:val="22"/>
          <w:szCs w:val="22"/>
        </w:rPr>
      </w:pPr>
    </w:p>
    <w:p w:rsidR="00AA15F5" w:rsidRDefault="00AA15F5" w:rsidP="004E03BF">
      <w:pPr>
        <w:rPr>
          <w:rFonts w:ascii="Arial" w:hAnsi="Arial" w:cs="Arial"/>
          <w:sz w:val="22"/>
          <w:szCs w:val="22"/>
        </w:rPr>
      </w:pPr>
    </w:p>
    <w:p w:rsidR="00AA15F5" w:rsidRDefault="00AA15F5" w:rsidP="004E03BF">
      <w:pPr>
        <w:rPr>
          <w:rFonts w:ascii="Arial" w:hAnsi="Arial" w:cs="Arial"/>
          <w:sz w:val="22"/>
          <w:szCs w:val="22"/>
        </w:rPr>
      </w:pPr>
      <w:r>
        <w:rPr>
          <w:rFonts w:ascii="Arial" w:hAnsi="Arial" w:cs="Arial" w:hint="eastAsia"/>
          <w:sz w:val="22"/>
          <w:szCs w:val="22"/>
        </w:rPr>
        <w:t>4. TX/RX common mode test</w:t>
      </w:r>
    </w:p>
    <w:p w:rsidR="00AA15F5" w:rsidRDefault="00AA15F5" w:rsidP="004E03BF">
      <w:pPr>
        <w:rPr>
          <w:rFonts w:ascii="Arial" w:hAnsi="Arial" w:cs="Arial"/>
          <w:sz w:val="22"/>
          <w:szCs w:val="22"/>
        </w:rPr>
      </w:pPr>
      <w:r>
        <w:rPr>
          <w:rFonts w:ascii="Arial" w:hAnsi="Arial" w:cs="Arial" w:hint="eastAsia"/>
          <w:sz w:val="22"/>
          <w:szCs w:val="22"/>
        </w:rPr>
        <w:t>(1) Test Purpose:</w:t>
      </w:r>
    </w:p>
    <w:p w:rsidR="00AA15F5" w:rsidRDefault="00AA15F5" w:rsidP="004E03BF">
      <w:pPr>
        <w:rPr>
          <w:rFonts w:ascii="Arial" w:hAnsi="Arial" w:cs="Arial"/>
          <w:sz w:val="22"/>
          <w:szCs w:val="22"/>
        </w:rPr>
      </w:pPr>
      <w:r>
        <w:rPr>
          <w:rFonts w:ascii="Arial" w:hAnsi="Arial" w:cs="Arial" w:hint="eastAsia"/>
          <w:sz w:val="22"/>
          <w:szCs w:val="22"/>
        </w:rPr>
        <w:t>This test verifies TX and RX common mode. Each single-ended input px_rxp/px_rpn can be considered as DC terminated to a bias voltage through a compensated 50-ohm resistor.</w:t>
      </w:r>
    </w:p>
    <w:p w:rsidR="009F0C41" w:rsidRDefault="009F0C41" w:rsidP="004E03BF">
      <w:pPr>
        <w:rPr>
          <w:rFonts w:ascii="Arial" w:hAnsi="Arial" w:cs="Arial"/>
          <w:sz w:val="22"/>
          <w:szCs w:val="22"/>
        </w:rPr>
      </w:pPr>
    </w:p>
    <w:p w:rsidR="00AA15F5" w:rsidRDefault="00AA15F5" w:rsidP="004E03BF">
      <w:pPr>
        <w:rPr>
          <w:rFonts w:ascii="Arial" w:hAnsi="Arial" w:cs="Arial"/>
          <w:sz w:val="22"/>
          <w:szCs w:val="22"/>
        </w:rPr>
      </w:pPr>
      <w:r>
        <w:rPr>
          <w:rFonts w:ascii="Arial" w:hAnsi="Arial" w:cs="Arial" w:hint="eastAsia"/>
          <w:sz w:val="22"/>
          <w:szCs w:val="22"/>
        </w:rPr>
        <w:t>(2) Test Method:</w:t>
      </w:r>
    </w:p>
    <w:p w:rsidR="00AA15F5" w:rsidRDefault="00AA15F5" w:rsidP="00AA15F5">
      <w:pPr>
        <w:pStyle w:val="af0"/>
        <w:numPr>
          <w:ilvl w:val="0"/>
          <w:numId w:val="38"/>
        </w:numPr>
        <w:ind w:firstLineChars="0"/>
        <w:rPr>
          <w:rFonts w:ascii="Arial" w:hAnsi="Arial" w:cs="Arial"/>
          <w:sz w:val="22"/>
          <w:szCs w:val="22"/>
        </w:rPr>
      </w:pPr>
      <w:r>
        <w:rPr>
          <w:rFonts w:ascii="Arial" w:hAnsi="Arial" w:cs="Arial" w:hint="eastAsia"/>
          <w:sz w:val="22"/>
          <w:szCs w:val="22"/>
        </w:rPr>
        <w:t>Run pattern to initialize the Phy and put the TX in idle mode</w:t>
      </w:r>
    </w:p>
    <w:p w:rsidR="00AA15F5" w:rsidRDefault="00AA15F5" w:rsidP="00AA15F5">
      <w:pPr>
        <w:pStyle w:val="af0"/>
        <w:numPr>
          <w:ilvl w:val="0"/>
          <w:numId w:val="38"/>
        </w:numPr>
        <w:ind w:firstLineChars="0"/>
        <w:rPr>
          <w:rFonts w:ascii="Arial" w:hAnsi="Arial" w:cs="Arial"/>
          <w:sz w:val="22"/>
          <w:szCs w:val="22"/>
        </w:rPr>
      </w:pPr>
      <w:r>
        <w:rPr>
          <w:rFonts w:ascii="Arial" w:hAnsi="Arial" w:cs="Arial" w:hint="eastAsia"/>
          <w:sz w:val="22"/>
          <w:szCs w:val="22"/>
        </w:rPr>
        <w:t>Measure TX output common mode</w:t>
      </w:r>
      <w:r w:rsidR="007B3B75">
        <w:rPr>
          <w:rFonts w:ascii="Arial" w:hAnsi="Arial" w:cs="Arial" w:hint="eastAsia"/>
          <w:sz w:val="22"/>
          <w:szCs w:val="22"/>
        </w:rPr>
        <w:t xml:space="preserve"> Vm1 and Vm2. (Vm1=Vm2=Vdd/2)</w:t>
      </w:r>
    </w:p>
    <w:p w:rsidR="007B3B75" w:rsidRDefault="007B3B75" w:rsidP="00AA15F5">
      <w:pPr>
        <w:pStyle w:val="af0"/>
        <w:numPr>
          <w:ilvl w:val="0"/>
          <w:numId w:val="38"/>
        </w:numPr>
        <w:ind w:firstLineChars="0"/>
        <w:rPr>
          <w:rFonts w:ascii="Arial" w:hAnsi="Arial" w:cs="Arial"/>
          <w:sz w:val="22"/>
          <w:szCs w:val="22"/>
        </w:rPr>
      </w:pPr>
      <w:r>
        <w:rPr>
          <w:rFonts w:ascii="Arial" w:hAnsi="Arial" w:cs="Arial" w:hint="eastAsia"/>
          <w:sz w:val="22"/>
          <w:szCs w:val="22"/>
        </w:rPr>
        <w:t>Measure default RX input common mode voltage with different settings</w:t>
      </w:r>
    </w:p>
    <w:p w:rsidR="007B3B75" w:rsidRDefault="007B3B75" w:rsidP="007B3B75">
      <w:pPr>
        <w:rPr>
          <w:rFonts w:ascii="Arial" w:hAnsi="Arial" w:cs="Arial"/>
          <w:sz w:val="22"/>
          <w:szCs w:val="22"/>
        </w:rPr>
      </w:pPr>
    </w:p>
    <w:p w:rsidR="007B3B75" w:rsidRDefault="007B3B75" w:rsidP="007B3B75">
      <w:pPr>
        <w:rPr>
          <w:rFonts w:ascii="Arial" w:hAnsi="Arial" w:cs="Arial"/>
          <w:sz w:val="22"/>
          <w:szCs w:val="22"/>
        </w:rPr>
      </w:pPr>
      <w:r>
        <w:rPr>
          <w:rFonts w:ascii="Arial" w:hAnsi="Arial" w:cs="Arial" w:hint="eastAsia"/>
          <w:sz w:val="22"/>
          <w:szCs w:val="22"/>
        </w:rPr>
        <w:t xml:space="preserve">                         TX idle mode test configuration</w:t>
      </w:r>
    </w:p>
    <w:p w:rsidR="007B3B75" w:rsidRPr="007B3B75" w:rsidRDefault="007B3B75" w:rsidP="007B3B75">
      <w:pPr>
        <w:widowControl/>
        <w:jc w:val="left"/>
        <w:rPr>
          <w:rFonts w:ascii="宋体" w:hAnsi="宋体" w:cs="宋体"/>
          <w:kern w:val="0"/>
          <w:sz w:val="24"/>
        </w:rPr>
      </w:pPr>
    </w:p>
    <w:p w:rsidR="007B3B75" w:rsidRDefault="007B3B75" w:rsidP="007B3B75">
      <w:pPr>
        <w:rPr>
          <w:rFonts w:ascii="Arial" w:hAnsi="Arial" w:cs="Arial"/>
          <w:sz w:val="22"/>
          <w:szCs w:val="22"/>
        </w:rPr>
      </w:pPr>
      <w:r>
        <w:rPr>
          <w:rFonts w:ascii="Arial" w:hAnsi="Arial" w:cs="Arial" w:hint="eastAsia"/>
          <w:sz w:val="22"/>
          <w:szCs w:val="22"/>
        </w:rPr>
        <w:t xml:space="preserve">                         RX bias test configuration</w:t>
      </w:r>
    </w:p>
    <w:p w:rsidR="007B3B75" w:rsidRPr="007B3B75" w:rsidRDefault="007B3B75" w:rsidP="007B3B75">
      <w:pPr>
        <w:widowControl/>
        <w:jc w:val="left"/>
        <w:rPr>
          <w:rFonts w:ascii="宋体" w:hAnsi="宋体" w:cs="宋体"/>
          <w:kern w:val="0"/>
          <w:sz w:val="24"/>
        </w:rPr>
      </w:pPr>
    </w:p>
    <w:p w:rsidR="003E41F8" w:rsidRDefault="003E41F8" w:rsidP="003E41F8">
      <w:pPr>
        <w:rPr>
          <w:rFonts w:ascii="Arial" w:hAnsi="Arial" w:cs="Arial"/>
          <w:sz w:val="22"/>
          <w:szCs w:val="22"/>
        </w:rPr>
      </w:pPr>
      <w:r>
        <w:rPr>
          <w:rFonts w:ascii="Arial" w:hAnsi="Arial" w:cs="Arial" w:hint="eastAsia"/>
          <w:sz w:val="22"/>
          <w:szCs w:val="22"/>
        </w:rPr>
        <w:t>(3) Test Limit:</w:t>
      </w:r>
    </w:p>
    <w:p w:rsidR="003E41F8" w:rsidRDefault="003E41F8" w:rsidP="003E41F8">
      <w:pPr>
        <w:rPr>
          <w:rFonts w:ascii="Arial" w:hAnsi="Arial" w:cs="Arial"/>
          <w:sz w:val="22"/>
          <w:szCs w:val="22"/>
        </w:rPr>
      </w:pPr>
      <w:r>
        <w:rPr>
          <w:rFonts w:ascii="Arial" w:hAnsi="Arial" w:cs="Arial" w:hint="eastAsia"/>
          <w:sz w:val="22"/>
          <w:szCs w:val="22"/>
        </w:rPr>
        <w:t xml:space="preserve">It's needed to be provided by </w:t>
      </w:r>
      <w:r w:rsidR="00DC2A1C">
        <w:rPr>
          <w:rFonts w:ascii="Arial" w:hAnsi="Arial" w:cs="Arial" w:hint="eastAsia"/>
          <w:sz w:val="22"/>
          <w:szCs w:val="22"/>
        </w:rPr>
        <w:t>customer</w:t>
      </w:r>
    </w:p>
    <w:p w:rsidR="003E41F8" w:rsidRDefault="003E41F8" w:rsidP="007B3B75">
      <w:pPr>
        <w:rPr>
          <w:rFonts w:ascii="Arial" w:hAnsi="Arial" w:cs="Arial"/>
          <w:sz w:val="22"/>
          <w:szCs w:val="22"/>
        </w:rPr>
      </w:pPr>
    </w:p>
    <w:p w:rsidR="00D833CA" w:rsidRDefault="00D833CA" w:rsidP="007B3B75">
      <w:pPr>
        <w:rPr>
          <w:rFonts w:ascii="Arial" w:hAnsi="Arial" w:cs="Arial"/>
          <w:sz w:val="22"/>
          <w:szCs w:val="22"/>
        </w:rPr>
      </w:pPr>
      <w:r>
        <w:rPr>
          <w:rFonts w:ascii="Arial" w:hAnsi="Arial" w:cs="Arial" w:hint="eastAsia"/>
          <w:sz w:val="22"/>
          <w:szCs w:val="22"/>
        </w:rPr>
        <w:t>5. TX/RX impedance test</w:t>
      </w:r>
    </w:p>
    <w:p w:rsidR="00D833CA" w:rsidRDefault="00D833CA" w:rsidP="007B3B75">
      <w:pPr>
        <w:rPr>
          <w:rFonts w:ascii="Arial" w:hAnsi="Arial" w:cs="Arial"/>
          <w:sz w:val="22"/>
          <w:szCs w:val="22"/>
        </w:rPr>
      </w:pPr>
      <w:r>
        <w:rPr>
          <w:rFonts w:ascii="Arial" w:hAnsi="Arial" w:cs="Arial" w:hint="eastAsia"/>
          <w:sz w:val="22"/>
          <w:szCs w:val="22"/>
        </w:rPr>
        <w:t>(1) Test Purpose:</w:t>
      </w:r>
    </w:p>
    <w:p w:rsidR="00D833CA" w:rsidRDefault="00777D29" w:rsidP="007B3B75">
      <w:pPr>
        <w:rPr>
          <w:rFonts w:ascii="Arial" w:hAnsi="Arial" w:cs="Arial"/>
          <w:sz w:val="22"/>
          <w:szCs w:val="22"/>
        </w:rPr>
      </w:pPr>
      <w:r>
        <w:rPr>
          <w:rFonts w:ascii="Arial" w:hAnsi="Arial" w:cs="Arial" w:hint="eastAsia"/>
          <w:sz w:val="22"/>
          <w:szCs w:val="22"/>
        </w:rPr>
        <w:t xml:space="preserve">The TX output impedance against Rref test verifies the </w:t>
      </w:r>
      <w:r>
        <w:rPr>
          <w:rFonts w:ascii="Arial" w:hAnsi="Arial" w:cs="Arial"/>
          <w:sz w:val="22"/>
          <w:szCs w:val="22"/>
        </w:rPr>
        <w:t>compensated</w:t>
      </w:r>
      <w:r>
        <w:rPr>
          <w:rFonts w:ascii="Arial" w:hAnsi="Arial" w:cs="Arial" w:hint="eastAsia"/>
          <w:sz w:val="22"/>
          <w:szCs w:val="22"/>
        </w:rPr>
        <w:t xml:space="preserve"> output resistance of the TX buffer when the Phy is in operating mode. </w:t>
      </w:r>
    </w:p>
    <w:p w:rsidR="00A261BC" w:rsidRDefault="008210F8" w:rsidP="007B3B75">
      <w:pPr>
        <w:rPr>
          <w:rFonts w:ascii="Arial" w:hAnsi="Arial" w:cs="Arial"/>
          <w:sz w:val="22"/>
          <w:szCs w:val="22"/>
        </w:rPr>
      </w:pPr>
      <w:r>
        <w:rPr>
          <w:rFonts w:ascii="Arial" w:hAnsi="Arial" w:cs="Arial" w:hint="eastAsia"/>
          <w:sz w:val="22"/>
          <w:szCs w:val="22"/>
        </w:rPr>
        <w:t xml:space="preserve">The RX input impedance against Rref test verifies the </w:t>
      </w:r>
      <w:r>
        <w:rPr>
          <w:rFonts w:ascii="Arial" w:hAnsi="Arial" w:cs="Arial"/>
          <w:sz w:val="22"/>
          <w:szCs w:val="22"/>
        </w:rPr>
        <w:t>compensated</w:t>
      </w:r>
      <w:r>
        <w:rPr>
          <w:rFonts w:ascii="Arial" w:hAnsi="Arial" w:cs="Arial" w:hint="eastAsia"/>
          <w:sz w:val="22"/>
          <w:szCs w:val="22"/>
        </w:rPr>
        <w:t xml:space="preserve"> output resistance of the RX buffer when the Phy is in operating mode.</w:t>
      </w:r>
    </w:p>
    <w:p w:rsidR="00D56ABD" w:rsidRDefault="00D56ABD" w:rsidP="007B3B75">
      <w:pPr>
        <w:rPr>
          <w:rFonts w:ascii="Arial" w:hAnsi="Arial" w:cs="Arial"/>
          <w:sz w:val="22"/>
          <w:szCs w:val="22"/>
        </w:rPr>
      </w:pPr>
    </w:p>
    <w:p w:rsidR="00ED55D9" w:rsidRDefault="00ED55D9" w:rsidP="007B3B75">
      <w:pPr>
        <w:rPr>
          <w:rFonts w:ascii="Arial" w:hAnsi="Arial" w:cs="Arial"/>
          <w:sz w:val="22"/>
          <w:szCs w:val="22"/>
        </w:rPr>
      </w:pPr>
      <w:r>
        <w:rPr>
          <w:rFonts w:ascii="Arial" w:hAnsi="Arial" w:cs="Arial" w:hint="eastAsia"/>
          <w:sz w:val="22"/>
          <w:szCs w:val="22"/>
        </w:rPr>
        <w:t>(2) Test Method:</w:t>
      </w:r>
    </w:p>
    <w:p w:rsidR="00D56ABD" w:rsidRDefault="00D56ABD" w:rsidP="007B3B75">
      <w:pPr>
        <w:rPr>
          <w:rFonts w:ascii="Arial" w:hAnsi="宋体" w:cs="Arial"/>
          <w:sz w:val="22"/>
          <w:szCs w:val="22"/>
        </w:rPr>
      </w:pPr>
    </w:p>
    <w:p w:rsidR="00ED55D9" w:rsidRDefault="00ED55D9" w:rsidP="007B3B75">
      <w:pPr>
        <w:rPr>
          <w:rFonts w:ascii="Arial" w:hAnsi="宋体" w:cs="Arial"/>
          <w:sz w:val="22"/>
          <w:szCs w:val="22"/>
        </w:rPr>
      </w:pPr>
      <w:r w:rsidRPr="00ED55D9">
        <w:rPr>
          <w:rFonts w:ascii="Arial" w:hAnsi="宋体" w:cs="Arial"/>
          <w:sz w:val="22"/>
          <w:szCs w:val="22"/>
        </w:rPr>
        <w:t>①</w:t>
      </w:r>
      <w:r>
        <w:rPr>
          <w:rFonts w:ascii="Arial" w:hAnsi="宋体" w:cs="Arial" w:hint="eastAsia"/>
          <w:sz w:val="22"/>
          <w:szCs w:val="22"/>
        </w:rPr>
        <w:t xml:space="preserve"> TX common-mode output impedance test </w:t>
      </w:r>
      <w:r>
        <w:rPr>
          <w:rFonts w:ascii="Arial" w:hAnsi="宋体" w:cs="Arial"/>
          <w:sz w:val="22"/>
          <w:szCs w:val="22"/>
        </w:rPr>
        <w:t>configuration</w:t>
      </w:r>
    </w:p>
    <w:p w:rsidR="00ED55D9" w:rsidRPr="00ED55D9" w:rsidRDefault="00ED55D9" w:rsidP="00ED55D9">
      <w:pPr>
        <w:widowControl/>
        <w:jc w:val="left"/>
        <w:rPr>
          <w:rFonts w:ascii="宋体" w:hAnsi="宋体" w:cs="宋体"/>
          <w:kern w:val="0"/>
          <w:sz w:val="24"/>
        </w:rPr>
      </w:pPr>
    </w:p>
    <w:p w:rsidR="004A7A63" w:rsidRDefault="004A7A63" w:rsidP="004A7A63">
      <w:pPr>
        <w:pStyle w:val="af0"/>
        <w:numPr>
          <w:ilvl w:val="0"/>
          <w:numId w:val="39"/>
        </w:numPr>
        <w:ind w:firstLineChars="0"/>
        <w:rPr>
          <w:rFonts w:ascii="Arial" w:hAnsi="Arial" w:cs="Arial"/>
          <w:sz w:val="22"/>
          <w:szCs w:val="22"/>
        </w:rPr>
      </w:pPr>
      <w:r>
        <w:rPr>
          <w:rFonts w:ascii="Arial" w:hAnsi="Arial" w:cs="Arial" w:hint="eastAsia"/>
          <w:sz w:val="22"/>
          <w:szCs w:val="22"/>
        </w:rPr>
        <w:t xml:space="preserve">Initialize the Phy(no </w:t>
      </w:r>
      <w:r>
        <w:rPr>
          <w:rFonts w:ascii="Arial" w:hAnsi="Arial" w:cs="Arial"/>
          <w:sz w:val="22"/>
          <w:szCs w:val="22"/>
        </w:rPr>
        <w:t>differential</w:t>
      </w:r>
      <w:r>
        <w:rPr>
          <w:rFonts w:ascii="Arial" w:hAnsi="Arial" w:cs="Arial" w:hint="eastAsia"/>
          <w:sz w:val="22"/>
          <w:szCs w:val="22"/>
        </w:rPr>
        <w:t xml:space="preserve"> 100ohm load)</w:t>
      </w:r>
    </w:p>
    <w:p w:rsidR="004A7A63" w:rsidRDefault="004A7A63" w:rsidP="004A7A63">
      <w:pPr>
        <w:pStyle w:val="af0"/>
        <w:numPr>
          <w:ilvl w:val="0"/>
          <w:numId w:val="39"/>
        </w:numPr>
        <w:ind w:firstLineChars="0"/>
        <w:rPr>
          <w:rFonts w:ascii="Arial" w:hAnsi="Arial" w:cs="Arial"/>
          <w:sz w:val="22"/>
          <w:szCs w:val="22"/>
        </w:rPr>
      </w:pPr>
      <w:r>
        <w:rPr>
          <w:rFonts w:ascii="Arial" w:hAnsi="Arial" w:cs="Arial" w:hint="eastAsia"/>
          <w:sz w:val="22"/>
          <w:szCs w:val="22"/>
        </w:rPr>
        <w:t>Set the TX block into idle mode</w:t>
      </w:r>
    </w:p>
    <w:p w:rsidR="00ED55D9" w:rsidRDefault="004A7A63" w:rsidP="004A7A63">
      <w:pPr>
        <w:pStyle w:val="af0"/>
        <w:numPr>
          <w:ilvl w:val="0"/>
          <w:numId w:val="39"/>
        </w:numPr>
        <w:ind w:firstLineChars="0"/>
        <w:rPr>
          <w:rFonts w:ascii="Arial" w:hAnsi="Arial" w:cs="Arial"/>
          <w:sz w:val="22"/>
          <w:szCs w:val="22"/>
        </w:rPr>
      </w:pPr>
      <w:r>
        <w:rPr>
          <w:rFonts w:ascii="Arial" w:hAnsi="Arial" w:cs="Arial" w:hint="eastAsia"/>
          <w:sz w:val="22"/>
          <w:szCs w:val="22"/>
        </w:rPr>
        <w:t xml:space="preserve">Measure TX </w:t>
      </w:r>
      <w:r w:rsidR="00EE4219">
        <w:rPr>
          <w:rFonts w:ascii="Arial" w:hAnsi="Arial" w:cs="Arial" w:hint="eastAsia"/>
          <w:sz w:val="22"/>
          <w:szCs w:val="22"/>
        </w:rPr>
        <w:t xml:space="preserve">idle </w:t>
      </w:r>
      <w:r w:rsidR="003A369B">
        <w:rPr>
          <w:rFonts w:ascii="Arial" w:hAnsi="Arial" w:cs="Arial" w:hint="eastAsia"/>
          <w:sz w:val="22"/>
          <w:szCs w:val="22"/>
        </w:rPr>
        <w:t>common mode voltage:</w:t>
      </w:r>
      <w:r>
        <w:rPr>
          <w:rFonts w:ascii="Arial" w:hAnsi="Arial" w:cs="Arial" w:hint="eastAsia"/>
          <w:sz w:val="22"/>
          <w:szCs w:val="22"/>
        </w:rPr>
        <w:t xml:space="preserve"> </w:t>
      </w:r>
      <w:r w:rsidR="00EE4219">
        <w:rPr>
          <w:rFonts w:ascii="Arial" w:hAnsi="Arial" w:cs="Arial" w:hint="eastAsia"/>
          <w:sz w:val="22"/>
          <w:szCs w:val="22"/>
        </w:rPr>
        <w:t>V</w:t>
      </w:r>
      <w:r w:rsidR="00D94DF6">
        <w:rPr>
          <w:rFonts w:ascii="Arial" w:hAnsi="Arial" w:cs="Arial" w:hint="eastAsia"/>
          <w:sz w:val="22"/>
          <w:szCs w:val="22"/>
        </w:rPr>
        <w:t>tx</w:t>
      </w:r>
      <w:r w:rsidR="00EE4219">
        <w:rPr>
          <w:rFonts w:ascii="Arial" w:hAnsi="Arial" w:cs="Arial" w:hint="eastAsia"/>
          <w:sz w:val="22"/>
          <w:szCs w:val="22"/>
        </w:rPr>
        <w:t>idle</w:t>
      </w:r>
    </w:p>
    <w:p w:rsidR="00EE4219" w:rsidRDefault="00EE4219" w:rsidP="004A7A63">
      <w:pPr>
        <w:pStyle w:val="af0"/>
        <w:numPr>
          <w:ilvl w:val="0"/>
          <w:numId w:val="39"/>
        </w:numPr>
        <w:ind w:firstLineChars="0"/>
        <w:rPr>
          <w:rFonts w:ascii="Arial" w:hAnsi="Arial" w:cs="Arial"/>
          <w:sz w:val="22"/>
          <w:szCs w:val="22"/>
        </w:rPr>
      </w:pPr>
      <w:r>
        <w:rPr>
          <w:rFonts w:ascii="Arial" w:hAnsi="Arial" w:cs="Arial" w:hint="eastAsia"/>
          <w:sz w:val="22"/>
          <w:szCs w:val="22"/>
        </w:rPr>
        <w:t>Force +0.5mA on px_txp and px_txn, measure Vtxp and Vtxn</w:t>
      </w:r>
    </w:p>
    <w:p w:rsidR="009F0C41" w:rsidRDefault="00EE4219" w:rsidP="009F0C41">
      <w:pPr>
        <w:pStyle w:val="af0"/>
        <w:numPr>
          <w:ilvl w:val="0"/>
          <w:numId w:val="39"/>
        </w:numPr>
        <w:ind w:firstLineChars="0"/>
        <w:rPr>
          <w:rFonts w:ascii="Arial" w:hAnsi="Arial" w:cs="Arial"/>
          <w:sz w:val="22"/>
          <w:szCs w:val="22"/>
        </w:rPr>
      </w:pPr>
      <w:r>
        <w:rPr>
          <w:rFonts w:ascii="Arial" w:hAnsi="Arial" w:cs="Arial" w:hint="eastAsia"/>
          <w:sz w:val="22"/>
          <w:szCs w:val="22"/>
        </w:rPr>
        <w:t xml:space="preserve">Calculate </w:t>
      </w:r>
      <w:r w:rsidR="002429B2">
        <w:rPr>
          <w:rFonts w:ascii="Arial" w:hAnsi="Arial" w:cs="Arial" w:hint="eastAsia"/>
          <w:sz w:val="22"/>
          <w:szCs w:val="22"/>
        </w:rPr>
        <w:t xml:space="preserve">common-mode </w:t>
      </w:r>
      <w:r w:rsidR="009F0C41">
        <w:rPr>
          <w:rFonts w:ascii="Arial" w:hAnsi="Arial" w:cs="Arial"/>
          <w:sz w:val="22"/>
          <w:szCs w:val="22"/>
        </w:rPr>
        <w:t>impedance</w:t>
      </w:r>
      <w:r w:rsidR="002429B2">
        <w:rPr>
          <w:rFonts w:ascii="Arial" w:hAnsi="Arial" w:cs="Arial" w:hint="eastAsia"/>
          <w:sz w:val="22"/>
          <w:szCs w:val="22"/>
        </w:rPr>
        <w:t>: Ztxcm=(Vtxp+Vtxn-2*</w:t>
      </w:r>
      <w:r w:rsidR="00D94DF6" w:rsidRPr="00D94DF6">
        <w:rPr>
          <w:rFonts w:ascii="Arial" w:hAnsi="Arial" w:cs="Arial" w:hint="eastAsia"/>
          <w:sz w:val="22"/>
          <w:szCs w:val="22"/>
        </w:rPr>
        <w:t xml:space="preserve"> </w:t>
      </w:r>
      <w:r w:rsidR="00D94DF6">
        <w:rPr>
          <w:rFonts w:ascii="Arial" w:hAnsi="Arial" w:cs="Arial" w:hint="eastAsia"/>
          <w:sz w:val="22"/>
          <w:szCs w:val="22"/>
        </w:rPr>
        <w:t>Vtxidle)/2*10</w:t>
      </w:r>
      <w:r w:rsidR="00D94DF6" w:rsidRPr="00A075EF">
        <w:rPr>
          <w:rFonts w:ascii="Arial" w:hAnsi="Arial" w:cs="Arial" w:hint="eastAsia"/>
          <w:sz w:val="22"/>
          <w:szCs w:val="22"/>
          <w:vertAlign w:val="superscript"/>
        </w:rPr>
        <w:t>-3</w:t>
      </w:r>
    </w:p>
    <w:p w:rsidR="009F0C41" w:rsidRDefault="009F0C41" w:rsidP="009F0C41">
      <w:pPr>
        <w:rPr>
          <w:rFonts w:ascii="Arial" w:hAnsi="Arial" w:cs="Arial"/>
          <w:sz w:val="22"/>
          <w:szCs w:val="22"/>
        </w:rPr>
      </w:pPr>
    </w:p>
    <w:p w:rsidR="009F0C41" w:rsidRDefault="009F0C41" w:rsidP="009F0C41">
      <w:pPr>
        <w:rPr>
          <w:rFonts w:ascii="Arial" w:hAnsi="Arial" w:cs="Arial"/>
          <w:sz w:val="22"/>
          <w:szCs w:val="22"/>
        </w:rPr>
      </w:pPr>
      <w:r w:rsidRPr="009F0C41">
        <w:rPr>
          <w:rFonts w:ascii="Arial" w:hAnsi="Arial" w:cs="Arial" w:hint="eastAsia"/>
          <w:sz w:val="22"/>
          <w:szCs w:val="22"/>
        </w:rPr>
        <w:t>②</w:t>
      </w:r>
      <w:r w:rsidRPr="009F0C41">
        <w:rPr>
          <w:rFonts w:ascii="Arial" w:hAnsi="Arial" w:cs="Arial" w:hint="eastAsia"/>
          <w:sz w:val="22"/>
          <w:szCs w:val="22"/>
        </w:rPr>
        <w:t xml:space="preserve"> TX</w:t>
      </w:r>
      <w:r>
        <w:rPr>
          <w:rFonts w:ascii="Arial" w:hAnsi="Arial" w:cs="Arial" w:hint="eastAsia"/>
          <w:sz w:val="22"/>
          <w:szCs w:val="22"/>
        </w:rPr>
        <w:t xml:space="preserve"> differential output </w:t>
      </w:r>
      <w:r>
        <w:rPr>
          <w:rFonts w:ascii="Arial" w:hAnsi="Arial" w:cs="Arial"/>
          <w:sz w:val="22"/>
          <w:szCs w:val="22"/>
        </w:rPr>
        <w:t>imped</w:t>
      </w:r>
      <w:r>
        <w:rPr>
          <w:rFonts w:ascii="Arial" w:hAnsi="Arial" w:cs="Arial" w:hint="eastAsia"/>
          <w:sz w:val="22"/>
          <w:szCs w:val="22"/>
        </w:rPr>
        <w:t>a</w:t>
      </w:r>
      <w:r>
        <w:rPr>
          <w:rFonts w:ascii="Arial" w:hAnsi="Arial" w:cs="Arial"/>
          <w:sz w:val="22"/>
          <w:szCs w:val="22"/>
        </w:rPr>
        <w:t>nce</w:t>
      </w:r>
      <w:r>
        <w:rPr>
          <w:rFonts w:ascii="Arial" w:hAnsi="Arial" w:cs="Arial" w:hint="eastAsia"/>
          <w:sz w:val="22"/>
          <w:szCs w:val="22"/>
        </w:rPr>
        <w:t xml:space="preserve"> test configuration</w:t>
      </w:r>
    </w:p>
    <w:p w:rsidR="009F0C41" w:rsidRPr="009F0C41" w:rsidRDefault="009F0C41" w:rsidP="009F0C41">
      <w:pPr>
        <w:widowControl/>
        <w:jc w:val="left"/>
        <w:rPr>
          <w:rFonts w:ascii="宋体" w:hAnsi="宋体" w:cs="宋体"/>
          <w:kern w:val="0"/>
          <w:sz w:val="24"/>
        </w:rPr>
      </w:pPr>
    </w:p>
    <w:p w:rsidR="009F0C41" w:rsidRDefault="00D56ABD" w:rsidP="00D56ABD">
      <w:pPr>
        <w:pStyle w:val="af0"/>
        <w:numPr>
          <w:ilvl w:val="0"/>
          <w:numId w:val="40"/>
        </w:numPr>
        <w:ind w:firstLineChars="0"/>
        <w:rPr>
          <w:rFonts w:ascii="Arial" w:hAnsi="Arial" w:cs="Arial"/>
          <w:sz w:val="22"/>
          <w:szCs w:val="22"/>
        </w:rPr>
      </w:pPr>
      <w:r>
        <w:rPr>
          <w:rFonts w:ascii="Arial" w:hAnsi="Arial" w:cs="Arial" w:hint="eastAsia"/>
          <w:sz w:val="22"/>
          <w:szCs w:val="22"/>
        </w:rPr>
        <w:t>Plug 100</w:t>
      </w:r>
      <w:r w:rsidR="00E93FD1">
        <w:rPr>
          <w:rFonts w:ascii="Arial" w:hAnsi="Arial" w:cs="Arial" w:hint="eastAsia"/>
          <w:sz w:val="22"/>
          <w:szCs w:val="22"/>
        </w:rPr>
        <w:t xml:space="preserve"> ohms load </w:t>
      </w:r>
    </w:p>
    <w:p w:rsidR="00CD355A" w:rsidRDefault="00E93FD1" w:rsidP="00D56ABD">
      <w:pPr>
        <w:pStyle w:val="af0"/>
        <w:numPr>
          <w:ilvl w:val="0"/>
          <w:numId w:val="40"/>
        </w:numPr>
        <w:ind w:firstLineChars="0"/>
        <w:rPr>
          <w:rFonts w:ascii="Arial" w:hAnsi="Arial" w:cs="Arial"/>
          <w:sz w:val="22"/>
          <w:szCs w:val="22"/>
        </w:rPr>
      </w:pPr>
      <w:r>
        <w:rPr>
          <w:rFonts w:ascii="Arial" w:hAnsi="Arial" w:cs="Arial" w:hint="eastAsia"/>
          <w:sz w:val="22"/>
          <w:szCs w:val="22"/>
        </w:rPr>
        <w:t xml:space="preserve">The TX is put in </w:t>
      </w:r>
      <w:r w:rsidR="00CD355A">
        <w:rPr>
          <w:rFonts w:ascii="Arial" w:hAnsi="Arial" w:cs="Arial" w:hint="eastAsia"/>
          <w:sz w:val="22"/>
          <w:szCs w:val="22"/>
        </w:rPr>
        <w:t>normal mode generating a static test word(TXP=1,TXN=0) to execute differential impedance measuremen</w:t>
      </w:r>
      <w:r w:rsidR="002449D9">
        <w:rPr>
          <w:rFonts w:ascii="Arial" w:hAnsi="Arial" w:cs="Arial" w:hint="eastAsia"/>
          <w:sz w:val="22"/>
          <w:szCs w:val="22"/>
        </w:rPr>
        <w:t>t</w:t>
      </w:r>
    </w:p>
    <w:p w:rsidR="00E93FD1" w:rsidRDefault="002449D9" w:rsidP="00D56ABD">
      <w:pPr>
        <w:pStyle w:val="af0"/>
        <w:numPr>
          <w:ilvl w:val="0"/>
          <w:numId w:val="40"/>
        </w:numPr>
        <w:ind w:firstLineChars="0"/>
        <w:rPr>
          <w:rFonts w:ascii="Arial" w:hAnsi="Arial" w:cs="Arial"/>
          <w:sz w:val="22"/>
          <w:szCs w:val="22"/>
        </w:rPr>
      </w:pPr>
      <w:r>
        <w:rPr>
          <w:rFonts w:ascii="Arial" w:hAnsi="Arial" w:cs="Arial" w:hint="eastAsia"/>
          <w:sz w:val="22"/>
          <w:szCs w:val="22"/>
        </w:rPr>
        <w:t xml:space="preserve">Measure TX default differential output </w:t>
      </w:r>
      <w:r w:rsidR="003A369B">
        <w:rPr>
          <w:rFonts w:ascii="Arial" w:hAnsi="Arial" w:cs="Arial" w:hint="eastAsia"/>
          <w:sz w:val="22"/>
          <w:szCs w:val="22"/>
        </w:rPr>
        <w:t>voltage Vout.</w:t>
      </w:r>
    </w:p>
    <w:p w:rsidR="00A226BE" w:rsidRDefault="003A369B" w:rsidP="00A226BE">
      <w:pPr>
        <w:pStyle w:val="af0"/>
        <w:numPr>
          <w:ilvl w:val="0"/>
          <w:numId w:val="40"/>
        </w:numPr>
        <w:ind w:firstLineChars="0"/>
        <w:rPr>
          <w:rFonts w:ascii="Arial" w:hAnsi="Arial" w:cs="Arial"/>
          <w:sz w:val="22"/>
          <w:szCs w:val="22"/>
        </w:rPr>
      </w:pPr>
      <w:r>
        <w:rPr>
          <w:rFonts w:ascii="Arial" w:hAnsi="Arial" w:cs="Arial" w:hint="eastAsia"/>
          <w:sz w:val="22"/>
          <w:szCs w:val="22"/>
        </w:rPr>
        <w:t xml:space="preserve">Vtxsupplylevel is measured by TX supply test item. </w:t>
      </w:r>
      <w:r w:rsidR="002449D9">
        <w:rPr>
          <w:rFonts w:ascii="Arial" w:hAnsi="Arial" w:cs="Arial" w:hint="eastAsia"/>
          <w:sz w:val="22"/>
          <w:szCs w:val="22"/>
        </w:rPr>
        <w:t xml:space="preserve">Calculate </w:t>
      </w:r>
      <w:r w:rsidR="00F76FB9">
        <w:rPr>
          <w:rFonts w:ascii="Arial" w:hAnsi="Arial" w:cs="Arial" w:hint="eastAsia"/>
          <w:sz w:val="22"/>
          <w:szCs w:val="22"/>
        </w:rPr>
        <w:t>differential impeda</w:t>
      </w:r>
      <w:r w:rsidR="002449D9">
        <w:rPr>
          <w:rFonts w:ascii="Arial" w:hAnsi="Arial" w:cs="Arial" w:hint="eastAsia"/>
          <w:sz w:val="22"/>
          <w:szCs w:val="22"/>
        </w:rPr>
        <w:t>nce: Ztx=</w:t>
      </w:r>
      <w:r>
        <w:rPr>
          <w:rFonts w:ascii="Arial" w:hAnsi="Arial" w:cs="Arial" w:hint="eastAsia"/>
          <w:sz w:val="22"/>
          <w:szCs w:val="22"/>
        </w:rPr>
        <w:t>100*(Vtxsupplylevel-Vout)/Vout</w:t>
      </w:r>
    </w:p>
    <w:p w:rsidR="00943CEB" w:rsidRDefault="00FF7ADE" w:rsidP="00A226BE">
      <w:pPr>
        <w:pStyle w:val="af0"/>
        <w:numPr>
          <w:ilvl w:val="0"/>
          <w:numId w:val="40"/>
        </w:numPr>
        <w:ind w:firstLineChars="0"/>
        <w:rPr>
          <w:rFonts w:ascii="Arial" w:hAnsi="Arial" w:cs="Arial"/>
          <w:sz w:val="22"/>
          <w:szCs w:val="22"/>
        </w:rPr>
      </w:pPr>
      <w:r>
        <w:rPr>
          <w:rFonts w:ascii="Arial" w:hAnsi="Arial" w:cs="Arial" w:hint="eastAsia"/>
          <w:sz w:val="22"/>
          <w:szCs w:val="22"/>
        </w:rPr>
        <w:t>Set other modes(offset+1, offset-1, minimum com_tx code, maximum minimum com_tx code) , repeat above step</w:t>
      </w:r>
      <w:r w:rsidR="00F76FB9">
        <w:rPr>
          <w:rFonts w:ascii="Arial" w:hAnsi="Arial" w:cs="Arial" w:hint="eastAsia"/>
          <w:sz w:val="22"/>
          <w:szCs w:val="22"/>
        </w:rPr>
        <w:t>s and calculate the impedance of different modes.</w:t>
      </w:r>
    </w:p>
    <w:p w:rsidR="00A226BE" w:rsidRDefault="00A226BE" w:rsidP="00A226BE">
      <w:pPr>
        <w:rPr>
          <w:rFonts w:ascii="Arial" w:hAnsi="Arial" w:cs="Arial"/>
          <w:sz w:val="22"/>
          <w:szCs w:val="22"/>
        </w:rPr>
      </w:pPr>
    </w:p>
    <w:p w:rsidR="00A226BE" w:rsidRDefault="00A226BE" w:rsidP="00A226BE">
      <w:pPr>
        <w:rPr>
          <w:rFonts w:ascii="Arial" w:hAnsi="Arial" w:cs="Arial"/>
          <w:sz w:val="22"/>
          <w:szCs w:val="22"/>
        </w:rPr>
      </w:pPr>
      <w:r w:rsidRPr="00A226BE">
        <w:rPr>
          <w:rFonts w:ascii="Arial" w:hAnsi="Arial" w:cs="Arial" w:hint="eastAsia"/>
          <w:sz w:val="22"/>
          <w:szCs w:val="22"/>
        </w:rPr>
        <w:t>③</w:t>
      </w:r>
      <w:r w:rsidR="00943CEB">
        <w:rPr>
          <w:rFonts w:ascii="Arial" w:hAnsi="Arial" w:cs="Arial" w:hint="eastAsia"/>
          <w:sz w:val="22"/>
          <w:szCs w:val="22"/>
        </w:rPr>
        <w:t>RX impedance test configuration</w:t>
      </w:r>
    </w:p>
    <w:p w:rsidR="00943CEB" w:rsidRPr="00943CEB" w:rsidRDefault="00943CEB" w:rsidP="00943CEB">
      <w:pPr>
        <w:widowControl/>
        <w:jc w:val="left"/>
        <w:rPr>
          <w:rFonts w:ascii="宋体" w:hAnsi="宋体" w:cs="宋体"/>
          <w:kern w:val="0"/>
          <w:sz w:val="24"/>
        </w:rPr>
      </w:pPr>
    </w:p>
    <w:p w:rsidR="007C2AD7" w:rsidRDefault="007C2AD7" w:rsidP="00943CEB">
      <w:pPr>
        <w:pStyle w:val="af0"/>
        <w:numPr>
          <w:ilvl w:val="0"/>
          <w:numId w:val="41"/>
        </w:numPr>
        <w:ind w:firstLineChars="0"/>
        <w:rPr>
          <w:rFonts w:ascii="Arial" w:hAnsi="Arial" w:cs="Arial"/>
          <w:sz w:val="22"/>
          <w:szCs w:val="22"/>
        </w:rPr>
      </w:pPr>
      <w:r>
        <w:rPr>
          <w:rFonts w:ascii="Arial" w:hAnsi="Arial" w:cs="Arial" w:hint="eastAsia"/>
          <w:sz w:val="22"/>
          <w:szCs w:val="22"/>
        </w:rPr>
        <w:t xml:space="preserve">Set RX into reset mode, force +5uA on RXP and RXN, measure the voltage: Vrxp and Vrxn. Calculate the Common-mode impedance under reset: </w:t>
      </w:r>
    </w:p>
    <w:p w:rsidR="007009C3" w:rsidRDefault="007C2AD7" w:rsidP="007C2AD7">
      <w:pPr>
        <w:pStyle w:val="af0"/>
        <w:ind w:left="420" w:firstLineChars="0" w:firstLine="0"/>
        <w:rPr>
          <w:rFonts w:ascii="Arial" w:hAnsi="Arial" w:cs="Arial"/>
          <w:sz w:val="22"/>
          <w:szCs w:val="22"/>
          <w:vertAlign w:val="superscript"/>
        </w:rPr>
      </w:pPr>
      <w:r>
        <w:rPr>
          <w:rFonts w:ascii="Arial" w:hAnsi="Arial" w:cs="Arial" w:hint="eastAsia"/>
          <w:sz w:val="22"/>
          <w:szCs w:val="22"/>
        </w:rPr>
        <w:t>Zrxcm_reset=(Vrxp+Vrxn)/20*10</w:t>
      </w:r>
      <w:r w:rsidRPr="007C2AD7">
        <w:rPr>
          <w:rFonts w:ascii="Arial" w:hAnsi="Arial" w:cs="Arial" w:hint="eastAsia"/>
          <w:sz w:val="22"/>
          <w:szCs w:val="22"/>
          <w:vertAlign w:val="superscript"/>
        </w:rPr>
        <w:t>-6</w:t>
      </w:r>
    </w:p>
    <w:p w:rsidR="00373F24" w:rsidRDefault="00373F24" w:rsidP="00373F24">
      <w:pPr>
        <w:pStyle w:val="af0"/>
        <w:numPr>
          <w:ilvl w:val="0"/>
          <w:numId w:val="41"/>
        </w:numPr>
        <w:ind w:firstLineChars="0"/>
        <w:rPr>
          <w:rFonts w:ascii="Arial" w:hAnsi="Arial" w:cs="Arial"/>
          <w:sz w:val="22"/>
          <w:szCs w:val="22"/>
        </w:rPr>
      </w:pPr>
      <w:r>
        <w:rPr>
          <w:rFonts w:ascii="Arial" w:hAnsi="Arial" w:cs="Arial" w:hint="eastAsia"/>
          <w:sz w:val="22"/>
          <w:szCs w:val="22"/>
        </w:rPr>
        <w:t>Set RX into normal mode, force +</w:t>
      </w:r>
      <w:r w:rsidR="00050D28">
        <w:rPr>
          <w:rFonts w:ascii="Arial" w:hAnsi="Arial" w:cs="Arial" w:hint="eastAsia"/>
          <w:sz w:val="22"/>
          <w:szCs w:val="22"/>
        </w:rPr>
        <w:t>0.</w:t>
      </w:r>
      <w:r>
        <w:rPr>
          <w:rFonts w:ascii="Arial" w:hAnsi="Arial" w:cs="Arial" w:hint="eastAsia"/>
          <w:sz w:val="22"/>
          <w:szCs w:val="22"/>
        </w:rPr>
        <w:t>5mA on RXP and RXN, measure the voltage: Vrxp and Vrxn. Calculate the C</w:t>
      </w:r>
      <w:r w:rsidR="00050D28">
        <w:rPr>
          <w:rFonts w:ascii="Arial" w:hAnsi="Arial" w:cs="Arial" w:hint="eastAsia"/>
          <w:sz w:val="22"/>
          <w:szCs w:val="22"/>
        </w:rPr>
        <w:t>ommon-mode impedance</w:t>
      </w:r>
      <w:r>
        <w:rPr>
          <w:rFonts w:ascii="Arial" w:hAnsi="Arial" w:cs="Arial" w:hint="eastAsia"/>
          <w:sz w:val="22"/>
          <w:szCs w:val="22"/>
        </w:rPr>
        <w:t xml:space="preserve">: </w:t>
      </w:r>
    </w:p>
    <w:p w:rsidR="00373F24" w:rsidRDefault="00373F24" w:rsidP="00373F24">
      <w:pPr>
        <w:pStyle w:val="af0"/>
        <w:ind w:left="420" w:firstLineChars="0" w:firstLine="0"/>
        <w:rPr>
          <w:rFonts w:ascii="Arial" w:hAnsi="Arial" w:cs="Arial"/>
          <w:sz w:val="22"/>
          <w:szCs w:val="22"/>
          <w:vertAlign w:val="superscript"/>
        </w:rPr>
      </w:pPr>
      <w:r>
        <w:rPr>
          <w:rFonts w:ascii="Arial" w:hAnsi="Arial" w:cs="Arial" w:hint="eastAsia"/>
          <w:sz w:val="22"/>
          <w:szCs w:val="22"/>
        </w:rPr>
        <w:t>Zrxcm=(Vrxp+Vrxn-2*Vrxbias)/20*10</w:t>
      </w:r>
      <w:r>
        <w:rPr>
          <w:rFonts w:ascii="Arial" w:hAnsi="Arial" w:cs="Arial" w:hint="eastAsia"/>
          <w:sz w:val="22"/>
          <w:szCs w:val="22"/>
          <w:vertAlign w:val="superscript"/>
        </w:rPr>
        <w:t>-3</w:t>
      </w:r>
    </w:p>
    <w:p w:rsidR="00050D28" w:rsidRDefault="00050D28" w:rsidP="00050D28">
      <w:pPr>
        <w:pStyle w:val="af0"/>
        <w:numPr>
          <w:ilvl w:val="0"/>
          <w:numId w:val="41"/>
        </w:numPr>
        <w:ind w:firstLineChars="0"/>
        <w:rPr>
          <w:rFonts w:ascii="Arial" w:hAnsi="Arial" w:cs="Arial"/>
          <w:sz w:val="22"/>
          <w:szCs w:val="22"/>
        </w:rPr>
      </w:pPr>
      <w:r>
        <w:rPr>
          <w:rFonts w:ascii="Arial" w:hAnsi="Arial" w:cs="Arial" w:hint="eastAsia"/>
          <w:sz w:val="22"/>
          <w:szCs w:val="22"/>
        </w:rPr>
        <w:t xml:space="preserve">Set RX into differential </w:t>
      </w:r>
      <w:r w:rsidR="005F19F8">
        <w:rPr>
          <w:rFonts w:ascii="Arial" w:hAnsi="Arial" w:cs="Arial" w:hint="eastAsia"/>
          <w:sz w:val="22"/>
          <w:szCs w:val="22"/>
        </w:rPr>
        <w:t xml:space="preserve">default </w:t>
      </w:r>
      <w:r>
        <w:rPr>
          <w:rFonts w:ascii="Arial" w:hAnsi="Arial" w:cs="Arial" w:hint="eastAsia"/>
          <w:sz w:val="22"/>
          <w:szCs w:val="22"/>
        </w:rPr>
        <w:t xml:space="preserve">mode, force +0.5mA on RXP and -0.5mA on RXN, measure the voltage: Vrxp and Vrxn. Calculate the differential impedance: </w:t>
      </w:r>
    </w:p>
    <w:p w:rsidR="00050D28" w:rsidRDefault="00050D28" w:rsidP="00050D28">
      <w:pPr>
        <w:pStyle w:val="af0"/>
        <w:ind w:left="420" w:firstLineChars="0" w:firstLine="0"/>
        <w:rPr>
          <w:rFonts w:ascii="Arial" w:hAnsi="Arial" w:cs="Arial"/>
          <w:sz w:val="22"/>
          <w:szCs w:val="22"/>
          <w:vertAlign w:val="superscript"/>
        </w:rPr>
      </w:pPr>
      <w:r>
        <w:rPr>
          <w:rFonts w:ascii="Arial" w:hAnsi="Arial" w:cs="Arial" w:hint="eastAsia"/>
          <w:sz w:val="22"/>
          <w:szCs w:val="22"/>
        </w:rPr>
        <w:t>Zrx=(Vrxp+Vrxn)/0.5*10</w:t>
      </w:r>
      <w:r>
        <w:rPr>
          <w:rFonts w:ascii="Arial" w:hAnsi="Arial" w:cs="Arial" w:hint="eastAsia"/>
          <w:sz w:val="22"/>
          <w:szCs w:val="22"/>
          <w:vertAlign w:val="superscript"/>
        </w:rPr>
        <w:t>-3</w:t>
      </w:r>
    </w:p>
    <w:p w:rsidR="005F19F8" w:rsidRDefault="005F19F8" w:rsidP="005F19F8">
      <w:pPr>
        <w:pStyle w:val="af0"/>
        <w:numPr>
          <w:ilvl w:val="0"/>
          <w:numId w:val="41"/>
        </w:numPr>
        <w:ind w:firstLineChars="0"/>
        <w:rPr>
          <w:rFonts w:ascii="Arial" w:hAnsi="Arial" w:cs="Arial"/>
          <w:sz w:val="22"/>
          <w:szCs w:val="22"/>
        </w:rPr>
      </w:pPr>
      <w:r>
        <w:rPr>
          <w:rFonts w:ascii="Arial" w:hAnsi="Arial" w:cs="Arial" w:hint="eastAsia"/>
          <w:sz w:val="22"/>
          <w:szCs w:val="22"/>
        </w:rPr>
        <w:t xml:space="preserve">Set RX into differential other modes(comp+1,comp-1, maximum comp_rx, minimum comp_ex), force +0.5mA on RXP and -0.5mA on RXN, measure the voltage: Vrxp and Vrxn. Calculate the differential impedance: </w:t>
      </w:r>
    </w:p>
    <w:p w:rsidR="005F19F8" w:rsidRDefault="005F19F8" w:rsidP="005F19F8">
      <w:pPr>
        <w:pStyle w:val="af0"/>
        <w:ind w:left="420" w:firstLineChars="0" w:firstLine="0"/>
        <w:rPr>
          <w:rFonts w:ascii="Arial" w:hAnsi="Arial" w:cs="Arial"/>
          <w:sz w:val="22"/>
          <w:szCs w:val="22"/>
          <w:vertAlign w:val="superscript"/>
        </w:rPr>
      </w:pPr>
      <w:r>
        <w:rPr>
          <w:rFonts w:ascii="Arial" w:hAnsi="Arial" w:cs="Arial" w:hint="eastAsia"/>
          <w:sz w:val="22"/>
          <w:szCs w:val="22"/>
        </w:rPr>
        <w:lastRenderedPageBreak/>
        <w:t>Zrx=(Vrxp+Vrxn)/0.5*10</w:t>
      </w:r>
      <w:r>
        <w:rPr>
          <w:rFonts w:ascii="Arial" w:hAnsi="Arial" w:cs="Arial" w:hint="eastAsia"/>
          <w:sz w:val="22"/>
          <w:szCs w:val="22"/>
          <w:vertAlign w:val="superscript"/>
        </w:rPr>
        <w:t>-3</w:t>
      </w:r>
    </w:p>
    <w:p w:rsidR="007009C3" w:rsidRDefault="0011215A" w:rsidP="007009C3">
      <w:pPr>
        <w:pStyle w:val="af0"/>
        <w:numPr>
          <w:ilvl w:val="0"/>
          <w:numId w:val="41"/>
        </w:numPr>
        <w:ind w:firstLineChars="0"/>
        <w:rPr>
          <w:rFonts w:ascii="Arial" w:hAnsi="Arial" w:cs="Arial"/>
          <w:sz w:val="22"/>
          <w:szCs w:val="22"/>
        </w:rPr>
      </w:pPr>
      <w:r>
        <w:rPr>
          <w:rFonts w:ascii="Arial" w:hAnsi="Arial" w:cs="Arial" w:hint="eastAsia"/>
          <w:sz w:val="22"/>
          <w:szCs w:val="22"/>
        </w:rPr>
        <w:t>Put Refres= infinite(disconnect), read comp_tx and comp_rx codes</w:t>
      </w:r>
    </w:p>
    <w:p w:rsidR="0011215A" w:rsidRPr="0011215A" w:rsidRDefault="0011215A" w:rsidP="0011215A">
      <w:pPr>
        <w:pStyle w:val="af0"/>
        <w:numPr>
          <w:ilvl w:val="0"/>
          <w:numId w:val="41"/>
        </w:numPr>
        <w:ind w:firstLineChars="0"/>
        <w:rPr>
          <w:rFonts w:ascii="Arial" w:hAnsi="Arial" w:cs="Arial"/>
          <w:sz w:val="22"/>
          <w:szCs w:val="22"/>
        </w:rPr>
      </w:pPr>
      <w:r>
        <w:rPr>
          <w:rFonts w:ascii="Arial" w:hAnsi="Arial" w:cs="Arial" w:hint="eastAsia"/>
          <w:sz w:val="22"/>
          <w:szCs w:val="22"/>
        </w:rPr>
        <w:t>Put Refres= 0(short), read comp_tx and comp_rx codes</w:t>
      </w:r>
    </w:p>
    <w:p w:rsidR="00AE0645" w:rsidRDefault="00030ACA" w:rsidP="00675B61">
      <w:pPr>
        <w:pStyle w:val="2"/>
        <w:rPr>
          <w:rFonts w:cs="Arial"/>
          <w:color w:val="000000"/>
        </w:rPr>
      </w:pPr>
      <w:bookmarkStart w:id="48" w:name="_Toc491167906"/>
      <w:r>
        <w:rPr>
          <w:rFonts w:cs="Arial" w:hint="eastAsia"/>
          <w:color w:val="000000"/>
        </w:rPr>
        <w:t xml:space="preserve">Power </w:t>
      </w:r>
      <w:r w:rsidR="00DC766E">
        <w:rPr>
          <w:rFonts w:cs="Arial" w:hint="eastAsia"/>
          <w:color w:val="000000"/>
        </w:rPr>
        <w:t>O</w:t>
      </w:r>
      <w:r>
        <w:rPr>
          <w:rFonts w:cs="Arial" w:hint="eastAsia"/>
          <w:color w:val="000000"/>
        </w:rPr>
        <w:t xml:space="preserve">n </w:t>
      </w:r>
      <w:r w:rsidR="00DC766E">
        <w:rPr>
          <w:rFonts w:cs="Arial" w:hint="eastAsia"/>
          <w:color w:val="000000"/>
        </w:rPr>
        <w:t xml:space="preserve">Reset </w:t>
      </w:r>
      <w:r w:rsidR="00AE0645">
        <w:rPr>
          <w:rFonts w:cs="Arial" w:hint="eastAsia"/>
          <w:color w:val="000000"/>
        </w:rPr>
        <w:t>Test</w:t>
      </w:r>
      <w:bookmarkEnd w:id="48"/>
    </w:p>
    <w:tbl>
      <w:tblPr>
        <w:tblW w:w="7960" w:type="dxa"/>
        <w:tblInd w:w="90" w:type="dxa"/>
        <w:tblLook w:val="04A0"/>
      </w:tblPr>
      <w:tblGrid>
        <w:gridCol w:w="1660"/>
        <w:gridCol w:w="1060"/>
        <w:gridCol w:w="5240"/>
      </w:tblGrid>
      <w:tr w:rsidR="00120084" w:rsidRPr="00120084" w:rsidTr="00120084">
        <w:trPr>
          <w:trHeight w:val="285"/>
        </w:trPr>
        <w:tc>
          <w:tcPr>
            <w:tcW w:w="7960" w:type="dxa"/>
            <w:gridSpan w:val="3"/>
            <w:tcBorders>
              <w:top w:val="single" w:sz="4" w:space="0" w:color="auto"/>
              <w:left w:val="single" w:sz="8" w:space="0" w:color="auto"/>
              <w:bottom w:val="single" w:sz="4" w:space="0" w:color="auto"/>
              <w:right w:val="single" w:sz="4" w:space="0" w:color="000000"/>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r w:rsidRPr="00120084">
              <w:rPr>
                <w:rFonts w:ascii="Arial" w:hAnsi="Arial" w:cs="Arial"/>
                <w:color w:val="000000"/>
                <w:kern w:val="0"/>
                <w:sz w:val="22"/>
                <w:szCs w:val="22"/>
              </w:rPr>
              <w:t xml:space="preserve">                        Analog Test Mode</w:t>
            </w: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r>
              <w:rPr>
                <w:rFonts w:ascii="Arial" w:hAnsi="Arial" w:cs="Arial"/>
                <w:color w:val="000000"/>
                <w:kern w:val="0"/>
                <w:sz w:val="22"/>
                <w:szCs w:val="22"/>
              </w:rPr>
              <w:t>pin</w:t>
            </w:r>
            <w:r w:rsidRPr="00120084">
              <w:rPr>
                <w:rFonts w:ascii="Arial" w:hAnsi="Arial" w:cs="Arial"/>
                <w:color w:val="000000"/>
                <w:kern w:val="0"/>
                <w:sz w:val="22"/>
                <w:szCs w:val="22"/>
              </w:rPr>
              <w:t xml:space="preserve"> name</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r w:rsidRPr="00120084">
              <w:rPr>
                <w:rFonts w:ascii="Arial" w:hAnsi="Arial" w:cs="Arial"/>
                <w:color w:val="000000"/>
                <w:kern w:val="0"/>
                <w:sz w:val="22"/>
                <w:szCs w:val="22"/>
              </w:rPr>
              <w:t>direction</w:t>
            </w: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r w:rsidRPr="00120084">
              <w:rPr>
                <w:rFonts w:ascii="Arial" w:hAnsi="Arial" w:cs="Arial"/>
                <w:color w:val="000000"/>
                <w:kern w:val="0"/>
                <w:sz w:val="22"/>
                <w:szCs w:val="22"/>
              </w:rPr>
              <w:t>description</w:t>
            </w: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570"/>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570"/>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r>
      <w:tr w:rsidR="00120084" w:rsidRPr="00120084" w:rsidTr="00120084">
        <w:trPr>
          <w:trHeight w:val="285"/>
        </w:trPr>
        <w:tc>
          <w:tcPr>
            <w:tcW w:w="16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106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120084">
            <w:pPr>
              <w:widowControl/>
              <w:jc w:val="center"/>
              <w:rPr>
                <w:rFonts w:ascii="Arial" w:hAnsi="Arial" w:cs="Arial"/>
                <w:color w:val="000000"/>
                <w:kern w:val="0"/>
                <w:sz w:val="22"/>
                <w:szCs w:val="22"/>
              </w:rPr>
            </w:pPr>
          </w:p>
        </w:tc>
        <w:tc>
          <w:tcPr>
            <w:tcW w:w="5240" w:type="dxa"/>
            <w:tcBorders>
              <w:top w:val="nil"/>
              <w:left w:val="single" w:sz="8" w:space="0" w:color="auto"/>
              <w:bottom w:val="single" w:sz="4" w:space="0" w:color="auto"/>
              <w:right w:val="single" w:sz="4" w:space="0" w:color="auto"/>
            </w:tcBorders>
            <w:shd w:val="clear" w:color="auto" w:fill="auto"/>
            <w:vAlign w:val="center"/>
            <w:hideMark/>
          </w:tcPr>
          <w:p w:rsidR="00120084" w:rsidRPr="00120084" w:rsidRDefault="00120084" w:rsidP="006331C1">
            <w:pPr>
              <w:keepNext/>
              <w:widowControl/>
              <w:jc w:val="center"/>
              <w:rPr>
                <w:rFonts w:ascii="Arial" w:hAnsi="Arial" w:cs="Arial"/>
                <w:color w:val="000000"/>
                <w:kern w:val="0"/>
                <w:sz w:val="22"/>
                <w:szCs w:val="22"/>
              </w:rPr>
            </w:pPr>
          </w:p>
        </w:tc>
      </w:tr>
    </w:tbl>
    <w:p w:rsidR="00554998" w:rsidRPr="00B83488" w:rsidRDefault="00554998" w:rsidP="00554998">
      <w:pPr>
        <w:pStyle w:val="af"/>
        <w:rPr>
          <w:rFonts w:ascii="Arial" w:hAnsi="Arial" w:cs="Arial"/>
        </w:rPr>
      </w:pPr>
      <w:r w:rsidRPr="00B83488">
        <w:rPr>
          <w:rFonts w:ascii="Arial" w:hAnsi="Arial" w:cs="Arial"/>
        </w:rPr>
        <w:t xml:space="preserve">Table </w:t>
      </w:r>
      <w:r w:rsidR="00074B78" w:rsidRPr="00B83488">
        <w:rPr>
          <w:rFonts w:ascii="Arial" w:hAnsi="Arial" w:cs="Arial"/>
        </w:rPr>
        <w:fldChar w:fldCharType="begin"/>
      </w:r>
      <w:r w:rsidRPr="00B83488">
        <w:rPr>
          <w:rFonts w:ascii="Arial" w:hAnsi="Arial" w:cs="Arial"/>
        </w:rPr>
        <w:instrText xml:space="preserve"> SEQ Table \* ARABIC </w:instrText>
      </w:r>
      <w:r w:rsidR="00074B78" w:rsidRPr="00B83488">
        <w:rPr>
          <w:rFonts w:ascii="Arial" w:hAnsi="Arial" w:cs="Arial"/>
        </w:rPr>
        <w:fldChar w:fldCharType="separate"/>
      </w:r>
      <w:r w:rsidR="006F0941">
        <w:rPr>
          <w:rFonts w:ascii="Arial" w:hAnsi="Arial" w:cs="Arial"/>
          <w:noProof/>
        </w:rPr>
        <w:t>34</w:t>
      </w:r>
      <w:r w:rsidR="00074B78" w:rsidRPr="00B83488">
        <w:rPr>
          <w:rFonts w:ascii="Arial" w:hAnsi="Arial" w:cs="Arial"/>
        </w:rPr>
        <w:fldChar w:fldCharType="end"/>
      </w:r>
    </w:p>
    <w:p w:rsidR="00074223" w:rsidRDefault="00074223" w:rsidP="00074223"/>
    <w:p w:rsidR="00483414" w:rsidRPr="008A3220" w:rsidRDefault="008A3220" w:rsidP="008A3220">
      <w:pPr>
        <w:widowControl/>
        <w:jc w:val="left"/>
        <w:rPr>
          <w:rFonts w:ascii="宋体" w:hAnsi="宋体" w:cs="宋体"/>
          <w:kern w:val="0"/>
          <w:sz w:val="24"/>
        </w:rPr>
      </w:pPr>
      <w:r>
        <w:rPr>
          <w:rFonts w:ascii="宋体" w:hAnsi="宋体" w:cs="宋体"/>
          <w:noProof/>
          <w:kern w:val="0"/>
          <w:sz w:val="24"/>
        </w:rPr>
        <w:drawing>
          <wp:inline distT="0" distB="0" distL="0" distR="0">
            <wp:extent cx="5289732" cy="3562629"/>
            <wp:effectExtent l="19050" t="0" r="6168" b="0"/>
            <wp:docPr id="49" name="图片 49" descr="C:\Users\cn0352\AppData\Roaming\Tencent\Users\10222359\QQ\WinTemp\RichOle\ATR%V_CLA8@}B74}ZNQMX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n0352\AppData\Roaming\Tencent\Users\10222359\QQ\WinTemp\RichOle\ATR%V_CLA8@}B74}ZNQMX1Y.png"/>
                    <pic:cNvPicPr>
                      <a:picLocks noChangeAspect="1" noChangeArrowheads="1"/>
                    </pic:cNvPicPr>
                  </pic:nvPicPr>
                  <pic:blipFill>
                    <a:blip r:embed="rId15"/>
                    <a:srcRect/>
                    <a:stretch>
                      <a:fillRect/>
                    </a:stretch>
                  </pic:blipFill>
                  <pic:spPr bwMode="auto">
                    <a:xfrm>
                      <a:off x="0" y="0"/>
                      <a:ext cx="5289736" cy="3562632"/>
                    </a:xfrm>
                    <a:prstGeom prst="rect">
                      <a:avLst/>
                    </a:prstGeom>
                    <a:noFill/>
                    <a:ln w="9525">
                      <a:noFill/>
                      <a:miter lim="800000"/>
                      <a:headEnd/>
                      <a:tailEnd/>
                    </a:ln>
                  </pic:spPr>
                </pic:pic>
              </a:graphicData>
            </a:graphic>
          </wp:inline>
        </w:drawing>
      </w:r>
    </w:p>
    <w:p w:rsidR="001719F4" w:rsidRPr="00B83488" w:rsidRDefault="001719F4" w:rsidP="001719F4">
      <w:pPr>
        <w:pStyle w:val="af"/>
        <w:rPr>
          <w:rFonts w:ascii="Arial" w:hAnsi="Arial" w:cs="Arial"/>
        </w:rPr>
      </w:pPr>
      <w:r w:rsidRPr="00B83488">
        <w:rPr>
          <w:rFonts w:ascii="Arial" w:hAnsi="Arial" w:cs="Arial"/>
        </w:rPr>
        <w:t xml:space="preserve">Table </w:t>
      </w:r>
      <w:r w:rsidR="00074B78" w:rsidRPr="00B83488">
        <w:rPr>
          <w:rFonts w:ascii="Arial" w:hAnsi="Arial" w:cs="Arial"/>
        </w:rPr>
        <w:fldChar w:fldCharType="begin"/>
      </w:r>
      <w:r w:rsidRPr="00B83488">
        <w:rPr>
          <w:rFonts w:ascii="Arial" w:hAnsi="Arial" w:cs="Arial"/>
        </w:rPr>
        <w:instrText xml:space="preserve"> SEQ Table \* ARABIC </w:instrText>
      </w:r>
      <w:r w:rsidR="00074B78" w:rsidRPr="00B83488">
        <w:rPr>
          <w:rFonts w:ascii="Arial" w:hAnsi="Arial" w:cs="Arial"/>
        </w:rPr>
        <w:fldChar w:fldCharType="separate"/>
      </w:r>
      <w:r w:rsidR="006F0941">
        <w:rPr>
          <w:rFonts w:ascii="Arial" w:hAnsi="Arial" w:cs="Arial"/>
          <w:noProof/>
        </w:rPr>
        <w:t>35</w:t>
      </w:r>
      <w:r w:rsidR="00074B78" w:rsidRPr="00B83488">
        <w:rPr>
          <w:rFonts w:ascii="Arial" w:hAnsi="Arial" w:cs="Arial"/>
        </w:rPr>
        <w:fldChar w:fldCharType="end"/>
      </w:r>
    </w:p>
    <w:p w:rsidR="00EB4990" w:rsidRDefault="00EB4990" w:rsidP="00663F65">
      <w:pPr>
        <w:rPr>
          <w:rFonts w:ascii="Arial" w:hAnsi="Arial" w:cs="Arial"/>
          <w:color w:val="FF0000"/>
          <w:sz w:val="22"/>
          <w:szCs w:val="22"/>
        </w:rPr>
      </w:pPr>
    </w:p>
    <w:p w:rsidR="005868D9" w:rsidRPr="005868D9" w:rsidRDefault="005868D9" w:rsidP="00663F65">
      <w:pPr>
        <w:rPr>
          <w:rFonts w:ascii="Arial" w:hAnsi="Arial" w:cs="Arial"/>
          <w:color w:val="000000" w:themeColor="text1"/>
          <w:sz w:val="22"/>
          <w:szCs w:val="22"/>
        </w:rPr>
      </w:pPr>
      <w:r>
        <w:rPr>
          <w:rFonts w:ascii="Arial" w:hAnsi="Arial" w:cs="Arial" w:hint="eastAsia"/>
          <w:color w:val="FF0000"/>
          <w:sz w:val="22"/>
          <w:szCs w:val="22"/>
        </w:rPr>
        <w:t xml:space="preserve">                                 </w:t>
      </w:r>
      <w:r w:rsidRPr="005868D9">
        <w:rPr>
          <w:rFonts w:ascii="Arial" w:hAnsi="Arial" w:cs="Arial" w:hint="eastAsia"/>
          <w:color w:val="000000" w:themeColor="text1"/>
          <w:sz w:val="22"/>
          <w:szCs w:val="22"/>
        </w:rPr>
        <w:t>True Table</w:t>
      </w:r>
    </w:p>
    <w:p w:rsidR="005868D9" w:rsidRPr="005868D9" w:rsidRDefault="005868D9" w:rsidP="005868D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16980" cy="4111511"/>
            <wp:effectExtent l="19050" t="0" r="0" b="0"/>
            <wp:docPr id="51" name="图片 51" descr="C:\Users\cn0352\AppData\Roaming\Tencent\Users\10222359\QQ\WinTemp\RichOle\3L@~U{9T[1%9U}NKCAEY%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n0352\AppData\Roaming\Tencent\Users\10222359\QQ\WinTemp\RichOle\3L@~U{9T[1%9U}NKCAEY%U2.png"/>
                    <pic:cNvPicPr>
                      <a:picLocks noChangeAspect="1" noChangeArrowheads="1"/>
                    </pic:cNvPicPr>
                  </pic:nvPicPr>
                  <pic:blipFill>
                    <a:blip r:embed="rId16"/>
                    <a:srcRect/>
                    <a:stretch>
                      <a:fillRect/>
                    </a:stretch>
                  </pic:blipFill>
                  <pic:spPr bwMode="auto">
                    <a:xfrm>
                      <a:off x="0" y="0"/>
                      <a:ext cx="5318220" cy="4112469"/>
                    </a:xfrm>
                    <a:prstGeom prst="rect">
                      <a:avLst/>
                    </a:prstGeom>
                    <a:noFill/>
                    <a:ln w="9525">
                      <a:noFill/>
                      <a:miter lim="800000"/>
                      <a:headEnd/>
                      <a:tailEnd/>
                    </a:ln>
                  </pic:spPr>
                </pic:pic>
              </a:graphicData>
            </a:graphic>
          </wp:inline>
        </w:drawing>
      </w:r>
    </w:p>
    <w:p w:rsidR="005868D9" w:rsidRDefault="005868D9" w:rsidP="00663F65">
      <w:pPr>
        <w:rPr>
          <w:rFonts w:ascii="Arial" w:hAnsi="Arial" w:cs="Arial"/>
          <w:color w:val="FF0000"/>
          <w:sz w:val="22"/>
          <w:szCs w:val="22"/>
        </w:rPr>
      </w:pPr>
    </w:p>
    <w:p w:rsidR="007B08D0" w:rsidRDefault="007B08D0" w:rsidP="00663F65">
      <w:pPr>
        <w:rPr>
          <w:rFonts w:ascii="Arial" w:hAnsi="Arial" w:cs="Arial"/>
          <w:color w:val="000000" w:themeColor="text1"/>
          <w:sz w:val="22"/>
          <w:szCs w:val="22"/>
        </w:rPr>
      </w:pPr>
    </w:p>
    <w:p w:rsidR="005868D9" w:rsidRDefault="007B08D0" w:rsidP="00663F65">
      <w:pPr>
        <w:rPr>
          <w:rFonts w:ascii="Arial" w:hAnsi="Arial" w:cs="Arial"/>
          <w:color w:val="000000" w:themeColor="text1"/>
          <w:sz w:val="22"/>
          <w:szCs w:val="22"/>
        </w:rPr>
      </w:pPr>
      <w:r w:rsidRPr="007B08D0">
        <w:rPr>
          <w:rFonts w:ascii="Arial" w:hAnsi="Arial" w:cs="Arial" w:hint="eastAsia"/>
          <w:color w:val="000000" w:themeColor="text1"/>
          <w:sz w:val="22"/>
          <w:szCs w:val="22"/>
        </w:rPr>
        <w:t>(1)</w:t>
      </w:r>
      <w:r>
        <w:rPr>
          <w:rFonts w:ascii="Arial" w:hAnsi="Arial" w:cs="Arial" w:hint="eastAsia"/>
          <w:color w:val="000000" w:themeColor="text1"/>
          <w:sz w:val="22"/>
          <w:szCs w:val="22"/>
        </w:rPr>
        <w:t xml:space="preserve"> Test Purpose:</w:t>
      </w:r>
    </w:p>
    <w:p w:rsidR="007B08D0" w:rsidRDefault="007B08D0" w:rsidP="00663F65">
      <w:pPr>
        <w:rPr>
          <w:rFonts w:ascii="Arial" w:hAnsi="Arial" w:cs="Arial"/>
          <w:color w:val="000000" w:themeColor="text1"/>
          <w:sz w:val="22"/>
          <w:szCs w:val="22"/>
        </w:rPr>
      </w:pPr>
      <w:r>
        <w:rPr>
          <w:rFonts w:ascii="Arial" w:hAnsi="Arial" w:cs="Arial" w:hint="eastAsia"/>
          <w:color w:val="000000" w:themeColor="text1"/>
          <w:sz w:val="22"/>
          <w:szCs w:val="22"/>
        </w:rPr>
        <w:t>To test POR function and the delay time between PWROK and PORRESETN.</w:t>
      </w:r>
    </w:p>
    <w:p w:rsidR="007B08D0" w:rsidRDefault="007B08D0" w:rsidP="00663F65">
      <w:pPr>
        <w:rPr>
          <w:rFonts w:ascii="Arial" w:hAnsi="Arial" w:cs="Arial"/>
          <w:color w:val="000000" w:themeColor="text1"/>
          <w:sz w:val="22"/>
          <w:szCs w:val="22"/>
        </w:rPr>
      </w:pPr>
    </w:p>
    <w:p w:rsidR="007B08D0" w:rsidRDefault="007B08D0" w:rsidP="00663F65">
      <w:pPr>
        <w:rPr>
          <w:rFonts w:ascii="Arial" w:hAnsi="Arial" w:cs="Arial"/>
          <w:color w:val="000000" w:themeColor="text1"/>
          <w:sz w:val="22"/>
          <w:szCs w:val="22"/>
        </w:rPr>
      </w:pPr>
      <w:r>
        <w:rPr>
          <w:rFonts w:ascii="Arial" w:hAnsi="Arial" w:cs="Arial" w:hint="eastAsia"/>
          <w:color w:val="000000" w:themeColor="text1"/>
          <w:sz w:val="22"/>
          <w:szCs w:val="22"/>
        </w:rPr>
        <w:t>(2) Test Method:</w:t>
      </w:r>
    </w:p>
    <w:p w:rsidR="007B08D0" w:rsidRDefault="007B08D0" w:rsidP="00663F65">
      <w:pPr>
        <w:rPr>
          <w:rFonts w:ascii="Arial" w:hAnsi="Arial" w:cs="Arial"/>
          <w:color w:val="000000" w:themeColor="text1"/>
          <w:sz w:val="22"/>
          <w:szCs w:val="22"/>
        </w:rPr>
      </w:pPr>
      <w:r>
        <w:rPr>
          <w:rFonts w:ascii="宋体" w:hAnsi="宋体" w:cs="Arial" w:hint="eastAsia"/>
          <w:color w:val="000000" w:themeColor="text1"/>
          <w:sz w:val="22"/>
          <w:szCs w:val="22"/>
        </w:rPr>
        <w:t>①</w:t>
      </w:r>
      <w:r>
        <w:rPr>
          <w:rFonts w:ascii="Arial" w:hAnsi="Arial" w:cs="Arial" w:hint="eastAsia"/>
          <w:color w:val="000000" w:themeColor="text1"/>
          <w:sz w:val="22"/>
          <w:szCs w:val="22"/>
        </w:rPr>
        <w:t xml:space="preserve"> Power on vdd and vdde2v5, set vdd=1v and vdde25=2.25v</w:t>
      </w:r>
    </w:p>
    <w:p w:rsidR="007B08D0" w:rsidRPr="007B08D0" w:rsidRDefault="007B08D0" w:rsidP="00663F65">
      <w:pPr>
        <w:rPr>
          <w:rFonts w:ascii="Arial" w:hAnsi="Arial" w:cs="Arial"/>
          <w:color w:val="000000" w:themeColor="text1"/>
          <w:sz w:val="22"/>
          <w:szCs w:val="22"/>
        </w:rPr>
      </w:pPr>
      <w:r>
        <w:rPr>
          <w:rFonts w:ascii="宋体" w:hAnsi="宋体" w:cs="Arial" w:hint="eastAsia"/>
          <w:color w:val="000000" w:themeColor="text1"/>
          <w:sz w:val="22"/>
          <w:szCs w:val="22"/>
        </w:rPr>
        <w:t>②</w:t>
      </w:r>
      <w:r w:rsidR="00AA1931">
        <w:rPr>
          <w:rFonts w:ascii="Arial" w:hAnsi="Arial" w:cs="Arial" w:hint="eastAsia"/>
          <w:color w:val="000000" w:themeColor="text1"/>
          <w:sz w:val="22"/>
          <w:szCs w:val="22"/>
        </w:rPr>
        <w:t xml:space="preserve"> Check that if the output of PWROK and PORRESETN become high or not, and PORRESETN</w:t>
      </w:r>
      <w:r w:rsidR="00F65D44">
        <w:rPr>
          <w:rFonts w:ascii="Arial" w:hAnsi="Arial" w:cs="Arial" w:hint="eastAsia"/>
          <w:color w:val="000000" w:themeColor="text1"/>
          <w:sz w:val="22"/>
          <w:szCs w:val="22"/>
        </w:rPr>
        <w:t xml:space="preserve"> rising edge</w:t>
      </w:r>
      <w:r w:rsidR="00AA1931">
        <w:rPr>
          <w:rFonts w:ascii="Arial" w:hAnsi="Arial" w:cs="Arial" w:hint="eastAsia"/>
          <w:color w:val="000000" w:themeColor="text1"/>
          <w:sz w:val="22"/>
          <w:szCs w:val="22"/>
        </w:rPr>
        <w:t xml:space="preserve"> </w:t>
      </w:r>
      <w:r w:rsidR="00F65D44">
        <w:rPr>
          <w:rFonts w:ascii="Arial" w:hAnsi="Arial" w:cs="Arial" w:hint="eastAsia"/>
          <w:color w:val="000000" w:themeColor="text1"/>
          <w:sz w:val="22"/>
          <w:szCs w:val="22"/>
        </w:rPr>
        <w:t>delayed 20uS after PWROK rising edge.</w:t>
      </w:r>
    </w:p>
    <w:p w:rsidR="005868D9" w:rsidRDefault="00F65D44" w:rsidP="00663F65">
      <w:pPr>
        <w:rPr>
          <w:rFonts w:ascii="Arial" w:hAnsi="Arial" w:cs="Arial"/>
          <w:color w:val="000000" w:themeColor="text1"/>
          <w:sz w:val="22"/>
          <w:szCs w:val="22"/>
        </w:rPr>
      </w:pPr>
      <w:r w:rsidRPr="00F65D44">
        <w:rPr>
          <w:rFonts w:ascii="Arial" w:hAnsi="Arial" w:cs="Arial" w:hint="eastAsia"/>
          <w:color w:val="000000" w:themeColor="text1"/>
          <w:sz w:val="22"/>
          <w:szCs w:val="22"/>
        </w:rPr>
        <w:t>③</w:t>
      </w:r>
      <w:r>
        <w:rPr>
          <w:rFonts w:ascii="Arial" w:hAnsi="Arial" w:cs="Arial" w:hint="eastAsia"/>
          <w:color w:val="000000" w:themeColor="text1"/>
          <w:sz w:val="22"/>
          <w:szCs w:val="22"/>
        </w:rPr>
        <w:t xml:space="preserve"> Set TRIMTHRESVDD[2:0] and TRIMTHRESVDDE[2:0] to different value, also power on vdd and vdde2v5 to different level to check the POR function</w:t>
      </w:r>
    </w:p>
    <w:p w:rsidR="00F65D44" w:rsidRDefault="00F65D44" w:rsidP="00663F65">
      <w:pPr>
        <w:rPr>
          <w:rFonts w:ascii="Arial" w:hAnsi="Arial" w:cs="Arial"/>
          <w:color w:val="000000" w:themeColor="text1"/>
          <w:sz w:val="22"/>
          <w:szCs w:val="22"/>
        </w:rPr>
      </w:pPr>
    </w:p>
    <w:p w:rsidR="00F65D44" w:rsidRDefault="00F65D44" w:rsidP="00663F65">
      <w:pPr>
        <w:rPr>
          <w:rFonts w:ascii="Arial" w:hAnsi="Arial" w:cs="Arial"/>
          <w:color w:val="000000" w:themeColor="text1"/>
          <w:sz w:val="22"/>
          <w:szCs w:val="22"/>
        </w:rPr>
      </w:pPr>
      <w:r>
        <w:rPr>
          <w:rFonts w:ascii="Arial" w:hAnsi="Arial" w:cs="Arial" w:hint="eastAsia"/>
          <w:color w:val="000000" w:themeColor="text1"/>
          <w:sz w:val="22"/>
          <w:szCs w:val="22"/>
        </w:rPr>
        <w:t xml:space="preserve">                  Threshold Selection for Vdd Supply detection</w:t>
      </w:r>
    </w:p>
    <w:p w:rsidR="00F65D44" w:rsidRPr="00F65D44" w:rsidRDefault="00F65D44" w:rsidP="00F65D44">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09468" cy="2931297"/>
            <wp:effectExtent l="19050" t="0" r="5482" b="0"/>
            <wp:docPr id="55" name="图片 55" descr="C:\Users\cn0352\AppData\Roaming\Tencent\Users\10222359\QQ\WinTemp\RichOle\6`Y6E[{SC3YJPD}CBOAXR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n0352\AppData\Roaming\Tencent\Users\10222359\QQ\WinTemp\RichOle\6`Y6E[{SC3YJPD}CBOAXRBC.png"/>
                    <pic:cNvPicPr>
                      <a:picLocks noChangeAspect="1" noChangeArrowheads="1"/>
                    </pic:cNvPicPr>
                  </pic:nvPicPr>
                  <pic:blipFill>
                    <a:blip r:embed="rId17"/>
                    <a:srcRect/>
                    <a:stretch>
                      <a:fillRect/>
                    </a:stretch>
                  </pic:blipFill>
                  <pic:spPr bwMode="auto">
                    <a:xfrm>
                      <a:off x="0" y="0"/>
                      <a:ext cx="5311735" cy="2932549"/>
                    </a:xfrm>
                    <a:prstGeom prst="rect">
                      <a:avLst/>
                    </a:prstGeom>
                    <a:noFill/>
                    <a:ln w="9525">
                      <a:noFill/>
                      <a:miter lim="800000"/>
                      <a:headEnd/>
                      <a:tailEnd/>
                    </a:ln>
                  </pic:spPr>
                </pic:pic>
              </a:graphicData>
            </a:graphic>
          </wp:inline>
        </w:drawing>
      </w:r>
    </w:p>
    <w:p w:rsidR="001719F4" w:rsidRPr="00B83488" w:rsidRDefault="001719F4" w:rsidP="001719F4">
      <w:pPr>
        <w:pStyle w:val="af"/>
        <w:rPr>
          <w:rFonts w:ascii="Arial" w:hAnsi="Arial" w:cs="Arial"/>
        </w:rPr>
      </w:pPr>
      <w:r w:rsidRPr="00B83488">
        <w:rPr>
          <w:rFonts w:ascii="Arial" w:hAnsi="Arial" w:cs="Arial"/>
        </w:rPr>
        <w:t xml:space="preserve">Table </w:t>
      </w:r>
      <w:r w:rsidR="00074B78" w:rsidRPr="00B83488">
        <w:rPr>
          <w:rFonts w:ascii="Arial" w:hAnsi="Arial" w:cs="Arial"/>
        </w:rPr>
        <w:fldChar w:fldCharType="begin"/>
      </w:r>
      <w:r w:rsidRPr="00B83488">
        <w:rPr>
          <w:rFonts w:ascii="Arial" w:hAnsi="Arial" w:cs="Arial"/>
        </w:rPr>
        <w:instrText xml:space="preserve"> SEQ Table \* ARABIC </w:instrText>
      </w:r>
      <w:r w:rsidR="00074B78" w:rsidRPr="00B83488">
        <w:rPr>
          <w:rFonts w:ascii="Arial" w:hAnsi="Arial" w:cs="Arial"/>
        </w:rPr>
        <w:fldChar w:fldCharType="separate"/>
      </w:r>
      <w:r w:rsidR="006F0941">
        <w:rPr>
          <w:rFonts w:ascii="Arial" w:hAnsi="Arial" w:cs="Arial"/>
          <w:noProof/>
        </w:rPr>
        <w:t>36</w:t>
      </w:r>
      <w:r w:rsidR="00074B78" w:rsidRPr="00B83488">
        <w:rPr>
          <w:rFonts w:ascii="Arial" w:hAnsi="Arial" w:cs="Arial"/>
        </w:rPr>
        <w:fldChar w:fldCharType="end"/>
      </w:r>
    </w:p>
    <w:p w:rsidR="00B03295" w:rsidRDefault="00B03295" w:rsidP="00074223">
      <w:pPr>
        <w:rPr>
          <w:rFonts w:ascii="Arial" w:hAnsi="Arial" w:cs="Arial"/>
          <w:sz w:val="22"/>
          <w:szCs w:val="22"/>
        </w:rPr>
      </w:pPr>
    </w:p>
    <w:p w:rsidR="003D566C" w:rsidRDefault="003D566C" w:rsidP="00074223">
      <w:pPr>
        <w:rPr>
          <w:rFonts w:ascii="Arial" w:hAnsi="Arial" w:cs="Arial"/>
          <w:sz w:val="22"/>
          <w:szCs w:val="22"/>
        </w:rPr>
      </w:pPr>
      <w:r>
        <w:rPr>
          <w:rFonts w:ascii="Arial" w:hAnsi="Arial" w:cs="Arial" w:hint="eastAsia"/>
          <w:sz w:val="22"/>
          <w:szCs w:val="22"/>
        </w:rPr>
        <w:t xml:space="preserve">                  </w:t>
      </w:r>
      <w:r>
        <w:rPr>
          <w:rFonts w:ascii="Arial" w:hAnsi="Arial" w:cs="Arial" w:hint="eastAsia"/>
          <w:color w:val="000000" w:themeColor="text1"/>
          <w:sz w:val="22"/>
          <w:szCs w:val="22"/>
        </w:rPr>
        <w:t>Threshold Selection for Vdde2v5 Supply detection</w:t>
      </w:r>
    </w:p>
    <w:p w:rsidR="003D566C" w:rsidRPr="003D566C" w:rsidRDefault="003D566C" w:rsidP="003D566C">
      <w:pPr>
        <w:widowControl/>
        <w:jc w:val="left"/>
        <w:rPr>
          <w:rFonts w:ascii="宋体" w:hAnsi="宋体" w:cs="宋体"/>
          <w:kern w:val="0"/>
          <w:sz w:val="24"/>
        </w:rPr>
      </w:pPr>
      <w:r>
        <w:rPr>
          <w:rFonts w:ascii="宋体" w:hAnsi="宋体" w:cs="宋体"/>
          <w:noProof/>
          <w:kern w:val="0"/>
          <w:sz w:val="24"/>
        </w:rPr>
        <w:drawing>
          <wp:inline distT="0" distB="0" distL="0" distR="0">
            <wp:extent cx="5292279" cy="3927315"/>
            <wp:effectExtent l="19050" t="0" r="3621" b="0"/>
            <wp:docPr id="57" name="图片 57" descr="C:\Users\cn0352\AppData\Roaming\Tencent\Users\10222359\QQ\WinTemp\RichOle\_N[R[KLBTY4)3T_HXH44}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n0352\AppData\Roaming\Tencent\Users\10222359\QQ\WinTemp\RichOle\_N[R[KLBTY4)3T_HXH44}5P.png"/>
                    <pic:cNvPicPr>
                      <a:picLocks noChangeAspect="1" noChangeArrowheads="1"/>
                    </pic:cNvPicPr>
                  </pic:nvPicPr>
                  <pic:blipFill>
                    <a:blip r:embed="rId18"/>
                    <a:srcRect/>
                    <a:stretch>
                      <a:fillRect/>
                    </a:stretch>
                  </pic:blipFill>
                  <pic:spPr bwMode="auto">
                    <a:xfrm>
                      <a:off x="0" y="0"/>
                      <a:ext cx="5294031" cy="3928615"/>
                    </a:xfrm>
                    <a:prstGeom prst="rect">
                      <a:avLst/>
                    </a:prstGeom>
                    <a:noFill/>
                    <a:ln w="9525">
                      <a:noFill/>
                      <a:miter lim="800000"/>
                      <a:headEnd/>
                      <a:tailEnd/>
                    </a:ln>
                  </pic:spPr>
                </pic:pic>
              </a:graphicData>
            </a:graphic>
          </wp:inline>
        </w:drawing>
      </w:r>
    </w:p>
    <w:p w:rsidR="0099616F" w:rsidRDefault="00122939" w:rsidP="0099616F">
      <w:pPr>
        <w:pStyle w:val="2"/>
      </w:pPr>
      <w:bookmarkStart w:id="49" w:name="_Toc491167907"/>
      <w:r>
        <w:rPr>
          <w:rFonts w:hint="eastAsia"/>
        </w:rPr>
        <w:t>DDR PHY</w:t>
      </w:r>
      <w:r w:rsidR="0099616F">
        <w:rPr>
          <w:rFonts w:hint="eastAsia"/>
        </w:rPr>
        <w:t xml:space="preserve"> </w:t>
      </w:r>
      <w:r w:rsidR="004E5CFC">
        <w:rPr>
          <w:rFonts w:hint="eastAsia"/>
        </w:rPr>
        <w:t>T</w:t>
      </w:r>
      <w:r w:rsidR="0099616F">
        <w:rPr>
          <w:rFonts w:hint="eastAsia"/>
        </w:rPr>
        <w:t>est</w:t>
      </w:r>
      <w:bookmarkEnd w:id="49"/>
    </w:p>
    <w:p w:rsidR="00F05F70" w:rsidRPr="00B83488" w:rsidRDefault="00483414" w:rsidP="00122939">
      <w:pPr>
        <w:rPr>
          <w:rFonts w:ascii="Arial" w:hAnsi="Arial" w:cs="Arial"/>
        </w:rPr>
      </w:pPr>
      <w:r w:rsidRPr="00483414">
        <w:rPr>
          <w:rFonts w:ascii="Arial" w:hAnsi="Arial" w:cs="Arial"/>
          <w:sz w:val="22"/>
          <w:szCs w:val="22"/>
        </w:rPr>
        <w:t xml:space="preserve">1. </w:t>
      </w:r>
      <w:r w:rsidR="00122939">
        <w:rPr>
          <w:rFonts w:ascii="Arial" w:hAnsi="Arial" w:cs="Arial" w:hint="eastAsia"/>
          <w:sz w:val="22"/>
          <w:szCs w:val="22"/>
        </w:rPr>
        <w:t>DDL Test</w:t>
      </w:r>
    </w:p>
    <w:p w:rsidR="00FC1A87" w:rsidRDefault="00122939" w:rsidP="008C5EB8">
      <w:pPr>
        <w:rPr>
          <w:rFonts w:ascii="Arial" w:hAnsi="Arial" w:cs="Arial"/>
          <w:sz w:val="22"/>
          <w:szCs w:val="22"/>
        </w:rPr>
      </w:pPr>
      <w:r>
        <w:rPr>
          <w:rFonts w:ascii="Arial" w:hAnsi="Arial" w:cs="Arial" w:hint="eastAsia"/>
          <w:sz w:val="22"/>
          <w:szCs w:val="22"/>
        </w:rPr>
        <w:t>(1) Test Purpose:</w:t>
      </w:r>
    </w:p>
    <w:p w:rsidR="00122939" w:rsidRDefault="00ED6418" w:rsidP="008C5EB8">
      <w:pPr>
        <w:rPr>
          <w:rFonts w:ascii="Arial" w:hAnsi="Arial" w:cs="Arial"/>
          <w:sz w:val="22"/>
          <w:szCs w:val="22"/>
        </w:rPr>
      </w:pPr>
      <w:r>
        <w:rPr>
          <w:rFonts w:ascii="Arial" w:hAnsi="Arial" w:cs="Arial" w:hint="eastAsia"/>
          <w:sz w:val="22"/>
          <w:szCs w:val="22"/>
        </w:rPr>
        <w:t xml:space="preserve">Test multiple embedded DLLs </w:t>
      </w:r>
      <w:r w:rsidR="00A535C6">
        <w:rPr>
          <w:rFonts w:ascii="Arial" w:hAnsi="Arial" w:cs="Arial" w:hint="eastAsia"/>
          <w:sz w:val="22"/>
          <w:szCs w:val="22"/>
        </w:rPr>
        <w:t>of DDL</w:t>
      </w:r>
    </w:p>
    <w:p w:rsidR="00ED6418" w:rsidRDefault="00ED6418" w:rsidP="008C5EB8">
      <w:pPr>
        <w:rPr>
          <w:rFonts w:ascii="Arial" w:hAnsi="Arial" w:cs="Arial"/>
          <w:sz w:val="22"/>
          <w:szCs w:val="22"/>
        </w:rPr>
      </w:pPr>
      <w:r>
        <w:rPr>
          <w:rFonts w:ascii="Arial" w:hAnsi="Arial" w:cs="Arial" w:hint="eastAsia"/>
          <w:sz w:val="22"/>
          <w:szCs w:val="22"/>
        </w:rPr>
        <w:lastRenderedPageBreak/>
        <w:t>(2) Test Method:</w:t>
      </w:r>
    </w:p>
    <w:p w:rsidR="00ED6418" w:rsidRDefault="00A535C6" w:rsidP="008C5EB8">
      <w:pPr>
        <w:rPr>
          <w:rFonts w:ascii="Arial" w:hAnsi="Arial" w:cs="Arial"/>
          <w:sz w:val="22"/>
          <w:szCs w:val="22"/>
        </w:rPr>
      </w:pPr>
      <w:r>
        <w:rPr>
          <w:rFonts w:ascii="Arial" w:hAnsi="Arial" w:cs="Arial" w:hint="eastAsia"/>
          <w:sz w:val="22"/>
          <w:szCs w:val="22"/>
        </w:rPr>
        <w:t>Run Pattern to check DDL</w:t>
      </w:r>
    </w:p>
    <w:p w:rsidR="003C5135" w:rsidRDefault="003C5135" w:rsidP="008C5EB8">
      <w:pPr>
        <w:rPr>
          <w:rFonts w:ascii="Arial" w:hAnsi="Arial" w:cs="Arial"/>
          <w:sz w:val="22"/>
          <w:szCs w:val="22"/>
        </w:rPr>
      </w:pPr>
    </w:p>
    <w:p w:rsidR="003C5135" w:rsidRDefault="003C5135" w:rsidP="008C5EB8">
      <w:pPr>
        <w:rPr>
          <w:rFonts w:ascii="Arial" w:hAnsi="Arial" w:cs="Arial"/>
          <w:sz w:val="22"/>
          <w:szCs w:val="22"/>
        </w:rPr>
      </w:pPr>
      <w:r>
        <w:rPr>
          <w:rFonts w:ascii="Arial" w:hAnsi="Arial" w:cs="Arial" w:hint="eastAsia"/>
          <w:sz w:val="22"/>
          <w:szCs w:val="22"/>
        </w:rPr>
        <w:t>2. PLL Test</w:t>
      </w:r>
    </w:p>
    <w:p w:rsidR="003C5135" w:rsidRDefault="003C5135" w:rsidP="003C5135">
      <w:pPr>
        <w:rPr>
          <w:rFonts w:ascii="Arial" w:hAnsi="Arial" w:cs="Arial"/>
          <w:sz w:val="22"/>
          <w:szCs w:val="22"/>
        </w:rPr>
      </w:pPr>
      <w:r>
        <w:rPr>
          <w:rFonts w:ascii="Arial" w:hAnsi="Arial" w:cs="Arial" w:hint="eastAsia"/>
          <w:sz w:val="22"/>
          <w:szCs w:val="22"/>
        </w:rPr>
        <w:t>(1) Test Purpose:</w:t>
      </w:r>
    </w:p>
    <w:p w:rsidR="003C5135" w:rsidRDefault="003C5135" w:rsidP="003C5135">
      <w:pPr>
        <w:rPr>
          <w:rFonts w:ascii="Arial" w:hAnsi="Arial" w:cs="Arial"/>
          <w:sz w:val="22"/>
          <w:szCs w:val="22"/>
        </w:rPr>
      </w:pPr>
      <w:r>
        <w:rPr>
          <w:rFonts w:ascii="Arial" w:hAnsi="Arial" w:cs="Arial" w:hint="eastAsia"/>
          <w:sz w:val="22"/>
          <w:szCs w:val="22"/>
        </w:rPr>
        <w:t>Measure the output frequency of PLL.</w:t>
      </w:r>
    </w:p>
    <w:p w:rsidR="003C5135" w:rsidRDefault="003C5135" w:rsidP="003C5135">
      <w:pPr>
        <w:rPr>
          <w:rFonts w:ascii="Arial" w:hAnsi="Arial" w:cs="Arial"/>
          <w:sz w:val="22"/>
          <w:szCs w:val="22"/>
        </w:rPr>
      </w:pPr>
      <w:r>
        <w:rPr>
          <w:rFonts w:ascii="Arial" w:hAnsi="Arial" w:cs="Arial" w:hint="eastAsia"/>
          <w:sz w:val="22"/>
          <w:szCs w:val="22"/>
        </w:rPr>
        <w:t>(2) Test Method:</w:t>
      </w:r>
    </w:p>
    <w:p w:rsidR="003C5135" w:rsidRDefault="003C5135" w:rsidP="003C5135">
      <w:pPr>
        <w:rPr>
          <w:rFonts w:ascii="Arial" w:hAnsi="Arial" w:cs="Arial"/>
          <w:sz w:val="22"/>
          <w:szCs w:val="22"/>
        </w:rPr>
      </w:pPr>
      <w:r>
        <w:rPr>
          <w:rFonts w:ascii="Arial" w:hAnsi="Arial" w:cs="Arial" w:hint="eastAsia"/>
          <w:sz w:val="22"/>
          <w:szCs w:val="22"/>
        </w:rPr>
        <w:t>Run Pattern to set the PLL, and measure the output frequency.</w:t>
      </w:r>
    </w:p>
    <w:p w:rsidR="003C5135" w:rsidRDefault="003C5135" w:rsidP="003C5135">
      <w:pPr>
        <w:rPr>
          <w:rFonts w:ascii="Arial" w:hAnsi="Arial" w:cs="Arial"/>
          <w:sz w:val="22"/>
          <w:szCs w:val="22"/>
        </w:rPr>
      </w:pPr>
    </w:p>
    <w:p w:rsidR="003C5135" w:rsidRDefault="003C5135" w:rsidP="003C5135">
      <w:pPr>
        <w:rPr>
          <w:rFonts w:ascii="Arial" w:hAnsi="Arial" w:cs="Arial"/>
          <w:sz w:val="22"/>
          <w:szCs w:val="22"/>
        </w:rPr>
      </w:pPr>
      <w:r>
        <w:rPr>
          <w:rFonts w:ascii="Arial" w:hAnsi="Arial" w:cs="Arial" w:hint="eastAsia"/>
          <w:sz w:val="22"/>
          <w:szCs w:val="22"/>
        </w:rPr>
        <w:t>3. SSTL IO Test</w:t>
      </w:r>
    </w:p>
    <w:p w:rsidR="001B3C09" w:rsidRPr="00712A92" w:rsidRDefault="00712A92" w:rsidP="001B3C09">
      <w:pPr>
        <w:rPr>
          <w:rFonts w:ascii="Arial" w:hAnsi="Arial" w:cs="Arial"/>
          <w:sz w:val="22"/>
          <w:szCs w:val="22"/>
        </w:rPr>
      </w:pPr>
      <w:r>
        <w:rPr>
          <w:rFonts w:ascii="Arial" w:hAnsi="Arial" w:cs="Arial" w:hint="eastAsia"/>
          <w:sz w:val="22"/>
          <w:szCs w:val="22"/>
        </w:rPr>
        <w:t>These</w:t>
      </w:r>
      <w:r w:rsidRPr="00712A92">
        <w:rPr>
          <w:rFonts w:ascii="Arial" w:hAnsi="Arial" w:cs="Arial" w:hint="eastAsia"/>
          <w:sz w:val="22"/>
          <w:szCs w:val="22"/>
        </w:rPr>
        <w:t xml:space="preserve"> test</w:t>
      </w:r>
      <w:r>
        <w:rPr>
          <w:rFonts w:ascii="Arial" w:hAnsi="Arial" w:cs="Arial" w:hint="eastAsia"/>
          <w:sz w:val="22"/>
          <w:szCs w:val="22"/>
        </w:rPr>
        <w:t xml:space="preserve"> items(VIH/VIL/VOH/VOL, input/output impedance) will be included in BSD and VIH/VIL/VOH/VOL tests.</w:t>
      </w:r>
    </w:p>
    <w:bookmarkEnd w:id="44"/>
    <w:p w:rsidR="00500960" w:rsidRDefault="00500960" w:rsidP="00D353D8">
      <w:pPr>
        <w:rPr>
          <w:rFonts w:ascii="Arial" w:hAnsi="Arial" w:cs="Arial"/>
          <w:color w:val="FF0000"/>
        </w:rPr>
      </w:pPr>
    </w:p>
    <w:p w:rsidR="004619EE" w:rsidRDefault="004D7137">
      <w:pPr>
        <w:pStyle w:val="ab"/>
      </w:pPr>
      <w:r w:rsidRPr="004D7137">
        <w:t>Appendix</w:t>
      </w:r>
      <w:r w:rsidR="005240A2">
        <w:rPr>
          <w:rFonts w:hint="eastAsia"/>
        </w:rPr>
        <w:t xml:space="preserve"> A: r</w:t>
      </w:r>
      <w:r w:rsidRPr="004D7137">
        <w:t xml:space="preserve">eference </w:t>
      </w:r>
      <w:r w:rsidR="005240A2">
        <w:rPr>
          <w:rFonts w:hint="eastAsia"/>
        </w:rPr>
        <w:t>f</w:t>
      </w:r>
      <w:r w:rsidRPr="004D7137">
        <w:t>iles</w:t>
      </w:r>
    </w:p>
    <w:sectPr w:rsidR="004619EE" w:rsidSect="00343431">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1C94" w:rsidRDefault="00A11C94">
      <w:r>
        <w:separator/>
      </w:r>
    </w:p>
  </w:endnote>
  <w:endnote w:type="continuationSeparator" w:id="1">
    <w:p w:rsidR="00A11C94" w:rsidRDefault="00A11C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Hei">
    <w:charset w:val="50"/>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7445" w:rsidRDefault="00967445">
    <w:pPr>
      <w:pStyle w:val="a6"/>
      <w:rPr>
        <w:kern w:val="0"/>
        <w:szCs w:val="21"/>
      </w:rPr>
    </w:pPr>
    <w:r>
      <w:rPr>
        <w:rFonts w:hint="eastAsia"/>
        <w:kern w:val="0"/>
        <w:szCs w:val="21"/>
      </w:rPr>
      <w:t>yong.deng@verisilicon.com</w:t>
    </w:r>
    <w:r>
      <w:rPr>
        <w:rFonts w:hint="eastAsia"/>
        <w:kern w:val="0"/>
        <w:szCs w:val="21"/>
      </w:rPr>
      <w:tab/>
    </w:r>
    <w:r>
      <w:rPr>
        <w:rFonts w:hint="eastAsia"/>
        <w:kern w:val="0"/>
        <w:szCs w:val="21"/>
      </w:rPr>
      <w:t>第</w:t>
    </w:r>
    <w:r>
      <w:rPr>
        <w:rFonts w:hint="eastAsia"/>
        <w:kern w:val="0"/>
        <w:szCs w:val="21"/>
      </w:rPr>
      <w:t xml:space="preserve"> </w:t>
    </w:r>
    <w:r w:rsidR="00074B78">
      <w:rPr>
        <w:kern w:val="0"/>
        <w:szCs w:val="21"/>
      </w:rPr>
      <w:fldChar w:fldCharType="begin"/>
    </w:r>
    <w:r>
      <w:rPr>
        <w:kern w:val="0"/>
        <w:szCs w:val="21"/>
      </w:rPr>
      <w:instrText xml:space="preserve"> PAGE </w:instrText>
    </w:r>
    <w:r w:rsidR="00074B78">
      <w:rPr>
        <w:kern w:val="0"/>
        <w:szCs w:val="21"/>
      </w:rPr>
      <w:fldChar w:fldCharType="separate"/>
    </w:r>
    <w:r w:rsidR="00DC2A1C">
      <w:rPr>
        <w:noProof/>
        <w:kern w:val="0"/>
        <w:szCs w:val="21"/>
      </w:rPr>
      <w:t>1</w:t>
    </w:r>
    <w:r w:rsidR="00074B78">
      <w:rPr>
        <w:kern w:val="0"/>
        <w:szCs w:val="21"/>
      </w:rPr>
      <w:fldChar w:fldCharType="end"/>
    </w:r>
    <w:r>
      <w:rPr>
        <w:rFonts w:hint="eastAsia"/>
        <w:kern w:val="0"/>
        <w:szCs w:val="21"/>
      </w:rPr>
      <w:t>/</w:t>
    </w:r>
    <w:r w:rsidR="00074B78">
      <w:rPr>
        <w:rStyle w:val="a7"/>
      </w:rPr>
      <w:fldChar w:fldCharType="begin"/>
    </w:r>
    <w:r>
      <w:rPr>
        <w:rStyle w:val="a7"/>
      </w:rPr>
      <w:instrText xml:space="preserve"> NUMPAGES </w:instrText>
    </w:r>
    <w:r w:rsidR="00074B78">
      <w:rPr>
        <w:rStyle w:val="a7"/>
      </w:rPr>
      <w:fldChar w:fldCharType="separate"/>
    </w:r>
    <w:r w:rsidR="00DC2A1C">
      <w:rPr>
        <w:rStyle w:val="a7"/>
        <w:noProof/>
      </w:rPr>
      <w:t>34</w:t>
    </w:r>
    <w:r w:rsidR="00074B78">
      <w:rPr>
        <w:rStyle w:val="a7"/>
      </w:rPr>
      <w:fldChar w:fldCharType="end"/>
    </w:r>
    <w:r>
      <w:rPr>
        <w:rFonts w:hint="eastAsia"/>
        <w:kern w:val="0"/>
        <w:szCs w:val="21"/>
      </w:rPr>
      <w:t xml:space="preserve"> </w:t>
    </w:r>
    <w:r>
      <w:rPr>
        <w:rFonts w:hint="eastAsia"/>
        <w:kern w:val="0"/>
        <w:szCs w:val="21"/>
      </w:rPr>
      <w:t>页</w:t>
    </w:r>
    <w:r>
      <w:rPr>
        <w:kern w:val="0"/>
        <w:szCs w:val="21"/>
      </w:rPr>
      <w:tab/>
    </w:r>
    <w:r w:rsidR="00074B78">
      <w:rPr>
        <w:kern w:val="0"/>
        <w:szCs w:val="21"/>
      </w:rPr>
      <w:fldChar w:fldCharType="begin"/>
    </w:r>
    <w:r>
      <w:rPr>
        <w:kern w:val="0"/>
        <w:szCs w:val="21"/>
      </w:rPr>
      <w:instrText xml:space="preserve"> DATE \@ "yyyy-M-d" </w:instrText>
    </w:r>
    <w:r w:rsidR="00074B78">
      <w:rPr>
        <w:kern w:val="0"/>
        <w:szCs w:val="21"/>
      </w:rPr>
      <w:fldChar w:fldCharType="separate"/>
    </w:r>
    <w:r w:rsidR="00DC2A1C">
      <w:rPr>
        <w:noProof/>
        <w:kern w:val="0"/>
        <w:szCs w:val="21"/>
      </w:rPr>
      <w:t>2017-8-22</w:t>
    </w:r>
    <w:r w:rsidR="00074B78">
      <w:rPr>
        <w:kern w:val="0"/>
        <w:szCs w:val="21"/>
      </w:rPr>
      <w:fldChar w:fldCharType="end"/>
    </w:r>
  </w:p>
  <w:p w:rsidR="00967445" w:rsidRDefault="00967445">
    <w:pPr>
      <w:pStyle w:val="a6"/>
    </w:pPr>
    <w:r>
      <w:rPr>
        <w:rFonts w:hint="eastAsia"/>
        <w:kern w:val="0"/>
        <w:szCs w:val="21"/>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1C94" w:rsidRDefault="00A11C94">
      <w:r>
        <w:separator/>
      </w:r>
    </w:p>
  </w:footnote>
  <w:footnote w:type="continuationSeparator" w:id="1">
    <w:p w:rsidR="00A11C94" w:rsidRDefault="00A11C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7445" w:rsidRDefault="00074B78" w:rsidP="00BA41CD">
    <w:pPr>
      <w:pStyle w:val="a5"/>
      <w:jc w:val="both"/>
      <w:rPr>
        <w:noProof/>
        <w:kern w:val="0"/>
        <w:szCs w:val="21"/>
      </w:rPr>
    </w:pPr>
    <w:r>
      <w:rPr>
        <w:kern w:val="0"/>
        <w:szCs w:val="21"/>
      </w:rPr>
      <w:fldChar w:fldCharType="begin"/>
    </w:r>
    <w:r w:rsidR="00967445">
      <w:rPr>
        <w:kern w:val="0"/>
        <w:szCs w:val="21"/>
      </w:rPr>
      <w:instrText xml:space="preserve"> FILENAME </w:instrText>
    </w:r>
    <w:r>
      <w:rPr>
        <w:kern w:val="0"/>
        <w:szCs w:val="21"/>
      </w:rPr>
      <w:fldChar w:fldCharType="separate"/>
    </w:r>
    <w:ins w:id="50" w:author="Dengyong" w:date="2016-05-30T14:21:00Z">
      <w:r w:rsidR="00967445">
        <w:rPr>
          <w:rFonts w:hint="eastAsia"/>
          <w:noProof/>
          <w:kern w:val="0"/>
          <w:szCs w:val="21"/>
        </w:rPr>
        <w:t>Earth</w:t>
      </w:r>
    </w:ins>
    <w:del w:id="51" w:author="Dengyong" w:date="2016-05-30T14:21:00Z">
      <w:r w:rsidR="00967445" w:rsidDel="00A7688E">
        <w:rPr>
          <w:noProof/>
          <w:kern w:val="0"/>
          <w:szCs w:val="21"/>
        </w:rPr>
        <w:delText>F</w:delText>
      </w:r>
    </w:del>
    <w:del w:id="52" w:author="Dengyong" w:date="2016-05-30T14:20:00Z">
      <w:r w:rsidR="00967445" w:rsidDel="00A7688E">
        <w:rPr>
          <w:noProof/>
          <w:kern w:val="0"/>
          <w:szCs w:val="21"/>
        </w:rPr>
        <w:delText>RIZZ</w:delText>
      </w:r>
    </w:del>
    <w:r w:rsidR="00967445">
      <w:rPr>
        <w:noProof/>
        <w:kern w:val="0"/>
        <w:szCs w:val="21"/>
      </w:rPr>
      <w:t>_ATE_Test_Plan_</w:t>
    </w:r>
    <w:ins w:id="53" w:author="Dengyong" w:date="2016-05-30T14:21:00Z">
      <w:r w:rsidR="00967445">
        <w:rPr>
          <w:rFonts w:hint="eastAsia"/>
          <w:noProof/>
          <w:kern w:val="0"/>
          <w:szCs w:val="21"/>
        </w:rPr>
        <w:t>0.1</w:t>
      </w:r>
    </w:ins>
    <w:r w:rsidR="00967445">
      <w:rPr>
        <w:noProof/>
        <w:kern w:val="0"/>
        <w:szCs w:val="21"/>
      </w:rPr>
      <w:t>.docx</w:t>
    </w:r>
    <w:r>
      <w:rPr>
        <w:kern w:val="0"/>
        <w:szCs w:val="21"/>
      </w:rPr>
      <w:fldChar w:fldCharType="end"/>
    </w:r>
  </w:p>
  <w:p w:rsidR="00967445" w:rsidRDefault="00967445" w:rsidP="00BA41CD">
    <w:pPr>
      <w:pStyle w:val="a5"/>
      <w:jc w:val="both"/>
    </w:pPr>
    <w:r>
      <w:rPr>
        <w:rFonts w:hint="eastAsia"/>
        <w:kern w:val="0"/>
        <w:szCs w:val="21"/>
      </w:rPr>
      <w:t xml:space="preserve">                                                                        </w:t>
    </w:r>
    <w:r>
      <w:rPr>
        <w:rFonts w:hint="eastAsia"/>
        <w:noProof/>
        <w:kern w:val="0"/>
        <w:szCs w:val="21"/>
      </w:rPr>
      <w:drawing>
        <wp:inline distT="0" distB="0" distL="0" distR="0">
          <wp:extent cx="742950" cy="161925"/>
          <wp:effectExtent l="19050" t="0" r="0" b="0"/>
          <wp:docPr id="5" name="图片 5" descr="Verisil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isilicon"/>
                  <pic:cNvPicPr>
                    <a:picLocks noChangeAspect="1" noChangeArrowheads="1"/>
                  </pic:cNvPicPr>
                </pic:nvPicPr>
                <pic:blipFill>
                  <a:blip r:embed="rId1"/>
                  <a:srcRect/>
                  <a:stretch>
                    <a:fillRect/>
                  </a:stretch>
                </pic:blipFill>
                <pic:spPr bwMode="auto">
                  <a:xfrm>
                    <a:off x="0" y="0"/>
                    <a:ext cx="742950" cy="1619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5F10"/>
    <w:multiLevelType w:val="hybridMultilevel"/>
    <w:tmpl w:val="4AD2BA0A"/>
    <w:lvl w:ilvl="0" w:tplc="4BCE8342">
      <w:start w:val="1"/>
      <w:numFmt w:val="decimal"/>
      <w:pStyle w:val="117"/>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500107E"/>
    <w:multiLevelType w:val="multilevel"/>
    <w:tmpl w:val="93165D08"/>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718"/>
        </w:tabs>
        <w:ind w:left="718" w:hanging="576"/>
      </w:pPr>
      <w:rPr>
        <w:sz w:val="32"/>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nsid w:val="07550646"/>
    <w:multiLevelType w:val="hybridMultilevel"/>
    <w:tmpl w:val="66369296"/>
    <w:lvl w:ilvl="0" w:tplc="6E5C4F08">
      <w:start w:val="1"/>
      <w:numFmt w:val="decimal"/>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3">
    <w:nsid w:val="08350A0C"/>
    <w:multiLevelType w:val="hybridMultilevel"/>
    <w:tmpl w:val="88FE0470"/>
    <w:lvl w:ilvl="0" w:tplc="C71C2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6F18CE"/>
    <w:multiLevelType w:val="hybridMultilevel"/>
    <w:tmpl w:val="23061A18"/>
    <w:lvl w:ilvl="0" w:tplc="723860E2">
      <w:start w:val="1"/>
      <w:numFmt w:val="bullet"/>
      <w:pStyle w:val="a"/>
      <w:lvlText w:val=""/>
      <w:lvlJc w:val="left"/>
      <w:pPr>
        <w:tabs>
          <w:tab w:val="num" w:pos="420"/>
        </w:tabs>
        <w:ind w:left="851" w:hanging="284"/>
      </w:pPr>
      <w:rPr>
        <w:rFonts w:ascii="Wingdings" w:eastAsia="宋体" w:hAnsi="Wingdings" w:hint="default"/>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0B09108F"/>
    <w:multiLevelType w:val="hybridMultilevel"/>
    <w:tmpl w:val="C3D09062"/>
    <w:lvl w:ilvl="0" w:tplc="9AC2B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42792D"/>
    <w:multiLevelType w:val="hybridMultilevel"/>
    <w:tmpl w:val="6136D6A0"/>
    <w:lvl w:ilvl="0" w:tplc="5B60F30A">
      <w:start w:val="1"/>
      <w:numFmt w:val="decimal"/>
      <w:lvlText w:val="%1."/>
      <w:lvlJc w:val="left"/>
      <w:pPr>
        <w:ind w:left="585" w:hanging="360"/>
      </w:pPr>
      <w:rPr>
        <w:rFonts w:hint="default"/>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7">
    <w:nsid w:val="0CBB035B"/>
    <w:multiLevelType w:val="hybridMultilevel"/>
    <w:tmpl w:val="D07CD06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B57274"/>
    <w:multiLevelType w:val="hybridMultilevel"/>
    <w:tmpl w:val="57105C30"/>
    <w:lvl w:ilvl="0" w:tplc="09042C6E">
      <w:start w:val="1"/>
      <w:numFmt w:val="decimal"/>
      <w:lvlText w:val="(%1)"/>
      <w:lvlJc w:val="left"/>
      <w:pPr>
        <w:ind w:left="720" w:hanging="360"/>
      </w:pPr>
      <w:rPr>
        <w:rFonts w:ascii="Arial" w:eastAsia="宋体" w:hAnsi="Arial" w:cs="Arial"/>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1A76600"/>
    <w:multiLevelType w:val="hybridMultilevel"/>
    <w:tmpl w:val="3E9C5C5A"/>
    <w:lvl w:ilvl="0" w:tplc="0C0C6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B550E1"/>
    <w:multiLevelType w:val="hybridMultilevel"/>
    <w:tmpl w:val="08EA5966"/>
    <w:lvl w:ilvl="0" w:tplc="E5FEDA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15B152BF"/>
    <w:multiLevelType w:val="hybridMultilevel"/>
    <w:tmpl w:val="4A10AF52"/>
    <w:lvl w:ilvl="0" w:tplc="9CB65EC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A8100D8"/>
    <w:multiLevelType w:val="hybridMultilevel"/>
    <w:tmpl w:val="EA848216"/>
    <w:lvl w:ilvl="0" w:tplc="0CACA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0978EC"/>
    <w:multiLevelType w:val="hybridMultilevel"/>
    <w:tmpl w:val="7F381844"/>
    <w:lvl w:ilvl="0" w:tplc="9CB65EC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0761192"/>
    <w:multiLevelType w:val="hybridMultilevel"/>
    <w:tmpl w:val="F2622110"/>
    <w:lvl w:ilvl="0" w:tplc="19DED0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1225456"/>
    <w:multiLevelType w:val="hybridMultilevel"/>
    <w:tmpl w:val="704A54CC"/>
    <w:lvl w:ilvl="0" w:tplc="1BB2C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BD3F0E"/>
    <w:multiLevelType w:val="hybridMultilevel"/>
    <w:tmpl w:val="CBCCDC84"/>
    <w:lvl w:ilvl="0" w:tplc="56CC37FA">
      <w:start w:val="1"/>
      <w:numFmt w:val="decimal"/>
      <w:pStyle w:val="a0"/>
      <w:lvlText w:val="Table %1: "/>
      <w:lvlJc w:val="right"/>
      <w:pPr>
        <w:tabs>
          <w:tab w:val="num" w:pos="1560"/>
        </w:tabs>
        <w:ind w:left="1560" w:firstLine="0"/>
      </w:pPr>
      <w:rPr>
        <w:rFonts w:ascii="Arial" w:eastAsia="宋体" w:hAnsi="Arial" w:cs="Arial" w:hint="default"/>
        <w:b/>
        <w:i w:val="0"/>
      </w:rPr>
    </w:lvl>
    <w:lvl w:ilvl="1" w:tplc="04090019" w:tentative="1">
      <w:start w:val="1"/>
      <w:numFmt w:val="lowerLetter"/>
      <w:lvlText w:val="%2)"/>
      <w:lvlJc w:val="left"/>
      <w:pPr>
        <w:tabs>
          <w:tab w:val="num" w:pos="-3695"/>
        </w:tabs>
        <w:ind w:left="-3695" w:hanging="420"/>
      </w:pPr>
    </w:lvl>
    <w:lvl w:ilvl="2" w:tplc="0409001B" w:tentative="1">
      <w:start w:val="1"/>
      <w:numFmt w:val="lowerRoman"/>
      <w:lvlText w:val="%3."/>
      <w:lvlJc w:val="right"/>
      <w:pPr>
        <w:tabs>
          <w:tab w:val="num" w:pos="-3275"/>
        </w:tabs>
        <w:ind w:left="-3275" w:hanging="420"/>
      </w:pPr>
    </w:lvl>
    <w:lvl w:ilvl="3" w:tplc="0409000F" w:tentative="1">
      <w:start w:val="1"/>
      <w:numFmt w:val="decimal"/>
      <w:lvlText w:val="%4."/>
      <w:lvlJc w:val="left"/>
      <w:pPr>
        <w:tabs>
          <w:tab w:val="num" w:pos="-2855"/>
        </w:tabs>
        <w:ind w:left="-2855" w:hanging="420"/>
      </w:pPr>
    </w:lvl>
    <w:lvl w:ilvl="4" w:tplc="04090019" w:tentative="1">
      <w:start w:val="1"/>
      <w:numFmt w:val="lowerLetter"/>
      <w:lvlText w:val="%5)"/>
      <w:lvlJc w:val="left"/>
      <w:pPr>
        <w:tabs>
          <w:tab w:val="num" w:pos="-2435"/>
        </w:tabs>
        <w:ind w:left="-2435" w:hanging="420"/>
      </w:pPr>
    </w:lvl>
    <w:lvl w:ilvl="5" w:tplc="0409001B" w:tentative="1">
      <w:start w:val="1"/>
      <w:numFmt w:val="lowerRoman"/>
      <w:lvlText w:val="%6."/>
      <w:lvlJc w:val="right"/>
      <w:pPr>
        <w:tabs>
          <w:tab w:val="num" w:pos="-2015"/>
        </w:tabs>
        <w:ind w:left="-2015" w:hanging="420"/>
      </w:pPr>
    </w:lvl>
    <w:lvl w:ilvl="6" w:tplc="0409000F" w:tentative="1">
      <w:start w:val="1"/>
      <w:numFmt w:val="decimal"/>
      <w:lvlText w:val="%7."/>
      <w:lvlJc w:val="left"/>
      <w:pPr>
        <w:tabs>
          <w:tab w:val="num" w:pos="-1595"/>
        </w:tabs>
        <w:ind w:left="-1595" w:hanging="420"/>
      </w:pPr>
    </w:lvl>
    <w:lvl w:ilvl="7" w:tplc="04090019" w:tentative="1">
      <w:start w:val="1"/>
      <w:numFmt w:val="lowerLetter"/>
      <w:lvlText w:val="%8)"/>
      <w:lvlJc w:val="left"/>
      <w:pPr>
        <w:tabs>
          <w:tab w:val="num" w:pos="-1175"/>
        </w:tabs>
        <w:ind w:left="-1175" w:hanging="420"/>
      </w:pPr>
    </w:lvl>
    <w:lvl w:ilvl="8" w:tplc="0409001B" w:tentative="1">
      <w:start w:val="1"/>
      <w:numFmt w:val="lowerRoman"/>
      <w:lvlText w:val="%9."/>
      <w:lvlJc w:val="right"/>
      <w:pPr>
        <w:tabs>
          <w:tab w:val="num" w:pos="-755"/>
        </w:tabs>
        <w:ind w:left="-755" w:hanging="420"/>
      </w:pPr>
    </w:lvl>
  </w:abstractNum>
  <w:abstractNum w:abstractNumId="17">
    <w:nsid w:val="25A32751"/>
    <w:multiLevelType w:val="hybridMultilevel"/>
    <w:tmpl w:val="5ACCDC56"/>
    <w:lvl w:ilvl="0" w:tplc="4DF2C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6434B3"/>
    <w:multiLevelType w:val="hybridMultilevel"/>
    <w:tmpl w:val="FAA41C5A"/>
    <w:lvl w:ilvl="0" w:tplc="9CB65EC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C685606"/>
    <w:multiLevelType w:val="hybridMultilevel"/>
    <w:tmpl w:val="4C50131C"/>
    <w:lvl w:ilvl="0" w:tplc="EC90F92A">
      <w:start w:val="1"/>
      <w:numFmt w:val="decimal"/>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20">
    <w:nsid w:val="2DEC0412"/>
    <w:multiLevelType w:val="hybridMultilevel"/>
    <w:tmpl w:val="CE44BFD4"/>
    <w:lvl w:ilvl="0" w:tplc="9CB65EC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FBE54F6"/>
    <w:multiLevelType w:val="hybridMultilevel"/>
    <w:tmpl w:val="65283E9E"/>
    <w:lvl w:ilvl="0" w:tplc="DC901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1A10E8"/>
    <w:multiLevelType w:val="hybridMultilevel"/>
    <w:tmpl w:val="153C20A4"/>
    <w:lvl w:ilvl="0" w:tplc="0FF43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D556B8"/>
    <w:multiLevelType w:val="hybridMultilevel"/>
    <w:tmpl w:val="1D824CD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EAF7A9A"/>
    <w:multiLevelType w:val="hybridMultilevel"/>
    <w:tmpl w:val="EB2EC788"/>
    <w:lvl w:ilvl="0" w:tplc="E132C2FC">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471A75C3"/>
    <w:multiLevelType w:val="hybridMultilevel"/>
    <w:tmpl w:val="4A90E0C6"/>
    <w:lvl w:ilvl="0" w:tplc="15DCE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2F5119"/>
    <w:multiLevelType w:val="hybridMultilevel"/>
    <w:tmpl w:val="DA7E9666"/>
    <w:lvl w:ilvl="0" w:tplc="6EB233AA">
      <w:start w:val="1"/>
      <w:numFmt w:val="bullet"/>
      <w:lvlText w:val="▲"/>
      <w:lvlJc w:val="left"/>
      <w:pPr>
        <w:tabs>
          <w:tab w:val="num" w:pos="720"/>
        </w:tabs>
        <w:ind w:left="720" w:hanging="360"/>
      </w:pPr>
      <w:rPr>
        <w:rFonts w:ascii="Arial" w:hAnsi="Arial" w:hint="default"/>
      </w:rPr>
    </w:lvl>
    <w:lvl w:ilvl="1" w:tplc="57B2E100" w:tentative="1">
      <w:start w:val="1"/>
      <w:numFmt w:val="bullet"/>
      <w:lvlText w:val="▲"/>
      <w:lvlJc w:val="left"/>
      <w:pPr>
        <w:tabs>
          <w:tab w:val="num" w:pos="1440"/>
        </w:tabs>
        <w:ind w:left="1440" w:hanging="360"/>
      </w:pPr>
      <w:rPr>
        <w:rFonts w:ascii="Arial" w:hAnsi="Arial" w:hint="default"/>
      </w:rPr>
    </w:lvl>
    <w:lvl w:ilvl="2" w:tplc="67E05A40" w:tentative="1">
      <w:start w:val="1"/>
      <w:numFmt w:val="bullet"/>
      <w:lvlText w:val="▲"/>
      <w:lvlJc w:val="left"/>
      <w:pPr>
        <w:tabs>
          <w:tab w:val="num" w:pos="2160"/>
        </w:tabs>
        <w:ind w:left="2160" w:hanging="360"/>
      </w:pPr>
      <w:rPr>
        <w:rFonts w:ascii="Arial" w:hAnsi="Arial" w:hint="default"/>
      </w:rPr>
    </w:lvl>
    <w:lvl w:ilvl="3" w:tplc="A6F6CF22" w:tentative="1">
      <w:start w:val="1"/>
      <w:numFmt w:val="bullet"/>
      <w:lvlText w:val="▲"/>
      <w:lvlJc w:val="left"/>
      <w:pPr>
        <w:tabs>
          <w:tab w:val="num" w:pos="2880"/>
        </w:tabs>
        <w:ind w:left="2880" w:hanging="360"/>
      </w:pPr>
      <w:rPr>
        <w:rFonts w:ascii="Arial" w:hAnsi="Arial" w:hint="default"/>
      </w:rPr>
    </w:lvl>
    <w:lvl w:ilvl="4" w:tplc="05C233B0" w:tentative="1">
      <w:start w:val="1"/>
      <w:numFmt w:val="bullet"/>
      <w:lvlText w:val="▲"/>
      <w:lvlJc w:val="left"/>
      <w:pPr>
        <w:tabs>
          <w:tab w:val="num" w:pos="3600"/>
        </w:tabs>
        <w:ind w:left="3600" w:hanging="360"/>
      </w:pPr>
      <w:rPr>
        <w:rFonts w:ascii="Arial" w:hAnsi="Arial" w:hint="default"/>
      </w:rPr>
    </w:lvl>
    <w:lvl w:ilvl="5" w:tplc="3D3EEBC0" w:tentative="1">
      <w:start w:val="1"/>
      <w:numFmt w:val="bullet"/>
      <w:lvlText w:val="▲"/>
      <w:lvlJc w:val="left"/>
      <w:pPr>
        <w:tabs>
          <w:tab w:val="num" w:pos="4320"/>
        </w:tabs>
        <w:ind w:left="4320" w:hanging="360"/>
      </w:pPr>
      <w:rPr>
        <w:rFonts w:ascii="Arial" w:hAnsi="Arial" w:hint="default"/>
      </w:rPr>
    </w:lvl>
    <w:lvl w:ilvl="6" w:tplc="D0CA9288" w:tentative="1">
      <w:start w:val="1"/>
      <w:numFmt w:val="bullet"/>
      <w:lvlText w:val="▲"/>
      <w:lvlJc w:val="left"/>
      <w:pPr>
        <w:tabs>
          <w:tab w:val="num" w:pos="5040"/>
        </w:tabs>
        <w:ind w:left="5040" w:hanging="360"/>
      </w:pPr>
      <w:rPr>
        <w:rFonts w:ascii="Arial" w:hAnsi="Arial" w:hint="default"/>
      </w:rPr>
    </w:lvl>
    <w:lvl w:ilvl="7" w:tplc="D73223A8" w:tentative="1">
      <w:start w:val="1"/>
      <w:numFmt w:val="bullet"/>
      <w:lvlText w:val="▲"/>
      <w:lvlJc w:val="left"/>
      <w:pPr>
        <w:tabs>
          <w:tab w:val="num" w:pos="5760"/>
        </w:tabs>
        <w:ind w:left="5760" w:hanging="360"/>
      </w:pPr>
      <w:rPr>
        <w:rFonts w:ascii="Arial" w:hAnsi="Arial" w:hint="default"/>
      </w:rPr>
    </w:lvl>
    <w:lvl w:ilvl="8" w:tplc="444C713E" w:tentative="1">
      <w:start w:val="1"/>
      <w:numFmt w:val="bullet"/>
      <w:lvlText w:val="▲"/>
      <w:lvlJc w:val="left"/>
      <w:pPr>
        <w:tabs>
          <w:tab w:val="num" w:pos="6480"/>
        </w:tabs>
        <w:ind w:left="6480" w:hanging="360"/>
      </w:pPr>
      <w:rPr>
        <w:rFonts w:ascii="Arial" w:hAnsi="Arial" w:hint="default"/>
      </w:rPr>
    </w:lvl>
  </w:abstractNum>
  <w:abstractNum w:abstractNumId="27">
    <w:nsid w:val="4B1E14D4"/>
    <w:multiLevelType w:val="hybridMultilevel"/>
    <w:tmpl w:val="EAAA2BEA"/>
    <w:lvl w:ilvl="0" w:tplc="3D008734">
      <w:start w:val="1"/>
      <w:numFmt w:val="decimal"/>
      <w:lvlText w:val="(%1)"/>
      <w:lvlJc w:val="left"/>
      <w:pPr>
        <w:ind w:left="360" w:hanging="360"/>
      </w:pPr>
      <w:rPr>
        <w:rFonts w:ascii="Arial" w:eastAsia="宋体" w:hAnsi="Arial" w:cs="Arial"/>
      </w:rPr>
    </w:lvl>
    <w:lvl w:ilvl="1" w:tplc="1D6E4618">
      <w:start w:val="1"/>
      <w:numFmt w:val="decimal"/>
      <w:lvlText w:val="%2."/>
      <w:lvlJc w:val="left"/>
      <w:pPr>
        <w:tabs>
          <w:tab w:val="num" w:pos="360"/>
        </w:tabs>
        <w:ind w:left="360" w:hanging="360"/>
      </w:pPr>
      <w:rPr>
        <w:rFonts w:ascii="Arial" w:eastAsia="宋体" w:hAnsi="Arial" w:cs="Arial"/>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CA63938"/>
    <w:multiLevelType w:val="hybridMultilevel"/>
    <w:tmpl w:val="BEC085BE"/>
    <w:lvl w:ilvl="0" w:tplc="9F480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E781644"/>
    <w:multiLevelType w:val="hybridMultilevel"/>
    <w:tmpl w:val="88FE0470"/>
    <w:lvl w:ilvl="0" w:tplc="C71C2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FC22DC"/>
    <w:multiLevelType w:val="hybridMultilevel"/>
    <w:tmpl w:val="07F4823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F7D0606"/>
    <w:multiLevelType w:val="hybridMultilevel"/>
    <w:tmpl w:val="E56E6A14"/>
    <w:lvl w:ilvl="0" w:tplc="F58459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27D2DF7"/>
    <w:multiLevelType w:val="hybridMultilevel"/>
    <w:tmpl w:val="4ADA2538"/>
    <w:lvl w:ilvl="0" w:tplc="39AA82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687A5FD3"/>
    <w:multiLevelType w:val="hybridMultilevel"/>
    <w:tmpl w:val="7FF8F1A4"/>
    <w:lvl w:ilvl="0" w:tplc="9CB65EC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9C4566C"/>
    <w:multiLevelType w:val="hybridMultilevel"/>
    <w:tmpl w:val="E5489B60"/>
    <w:lvl w:ilvl="0" w:tplc="88189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8B1D5C"/>
    <w:multiLevelType w:val="hybridMultilevel"/>
    <w:tmpl w:val="296C727A"/>
    <w:lvl w:ilvl="0" w:tplc="363C2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B111652"/>
    <w:multiLevelType w:val="hybridMultilevel"/>
    <w:tmpl w:val="E61A09A4"/>
    <w:lvl w:ilvl="0" w:tplc="9CB65EC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E1E11F5"/>
    <w:multiLevelType w:val="hybridMultilevel"/>
    <w:tmpl w:val="2C24D180"/>
    <w:lvl w:ilvl="0" w:tplc="9CB65ECA">
      <w:numFmt w:val="bullet"/>
      <w:lvlText w:val="•"/>
      <w:lvlJc w:val="left"/>
      <w:pPr>
        <w:ind w:left="886" w:hanging="420"/>
      </w:pPr>
      <w:rPr>
        <w:rFonts w:ascii="宋体" w:eastAsia="宋体" w:hAnsi="宋体" w:cs="Times New Roman" w:hint="eastAsia"/>
      </w:rPr>
    </w:lvl>
    <w:lvl w:ilvl="1" w:tplc="04090003" w:tentative="1">
      <w:start w:val="1"/>
      <w:numFmt w:val="bullet"/>
      <w:lvlText w:val=""/>
      <w:lvlJc w:val="left"/>
      <w:pPr>
        <w:ind w:left="1306" w:hanging="420"/>
      </w:pPr>
      <w:rPr>
        <w:rFonts w:ascii="Wingdings" w:hAnsi="Wingdings" w:hint="default"/>
      </w:rPr>
    </w:lvl>
    <w:lvl w:ilvl="2" w:tplc="04090005" w:tentative="1">
      <w:start w:val="1"/>
      <w:numFmt w:val="bullet"/>
      <w:lvlText w:val=""/>
      <w:lvlJc w:val="left"/>
      <w:pPr>
        <w:ind w:left="1726" w:hanging="420"/>
      </w:pPr>
      <w:rPr>
        <w:rFonts w:ascii="Wingdings" w:hAnsi="Wingdings" w:hint="default"/>
      </w:rPr>
    </w:lvl>
    <w:lvl w:ilvl="3" w:tplc="04090001" w:tentative="1">
      <w:start w:val="1"/>
      <w:numFmt w:val="bullet"/>
      <w:lvlText w:val=""/>
      <w:lvlJc w:val="left"/>
      <w:pPr>
        <w:ind w:left="2146" w:hanging="420"/>
      </w:pPr>
      <w:rPr>
        <w:rFonts w:ascii="Wingdings" w:hAnsi="Wingdings" w:hint="default"/>
      </w:rPr>
    </w:lvl>
    <w:lvl w:ilvl="4" w:tplc="04090003" w:tentative="1">
      <w:start w:val="1"/>
      <w:numFmt w:val="bullet"/>
      <w:lvlText w:val=""/>
      <w:lvlJc w:val="left"/>
      <w:pPr>
        <w:ind w:left="2566" w:hanging="420"/>
      </w:pPr>
      <w:rPr>
        <w:rFonts w:ascii="Wingdings" w:hAnsi="Wingdings" w:hint="default"/>
      </w:rPr>
    </w:lvl>
    <w:lvl w:ilvl="5" w:tplc="04090005" w:tentative="1">
      <w:start w:val="1"/>
      <w:numFmt w:val="bullet"/>
      <w:lvlText w:val=""/>
      <w:lvlJc w:val="left"/>
      <w:pPr>
        <w:ind w:left="2986" w:hanging="420"/>
      </w:pPr>
      <w:rPr>
        <w:rFonts w:ascii="Wingdings" w:hAnsi="Wingdings" w:hint="default"/>
      </w:rPr>
    </w:lvl>
    <w:lvl w:ilvl="6" w:tplc="04090001" w:tentative="1">
      <w:start w:val="1"/>
      <w:numFmt w:val="bullet"/>
      <w:lvlText w:val=""/>
      <w:lvlJc w:val="left"/>
      <w:pPr>
        <w:ind w:left="3406" w:hanging="420"/>
      </w:pPr>
      <w:rPr>
        <w:rFonts w:ascii="Wingdings" w:hAnsi="Wingdings" w:hint="default"/>
      </w:rPr>
    </w:lvl>
    <w:lvl w:ilvl="7" w:tplc="04090003" w:tentative="1">
      <w:start w:val="1"/>
      <w:numFmt w:val="bullet"/>
      <w:lvlText w:val=""/>
      <w:lvlJc w:val="left"/>
      <w:pPr>
        <w:ind w:left="3826" w:hanging="420"/>
      </w:pPr>
      <w:rPr>
        <w:rFonts w:ascii="Wingdings" w:hAnsi="Wingdings" w:hint="default"/>
      </w:rPr>
    </w:lvl>
    <w:lvl w:ilvl="8" w:tplc="04090005" w:tentative="1">
      <w:start w:val="1"/>
      <w:numFmt w:val="bullet"/>
      <w:lvlText w:val=""/>
      <w:lvlJc w:val="left"/>
      <w:pPr>
        <w:ind w:left="4246" w:hanging="420"/>
      </w:pPr>
      <w:rPr>
        <w:rFonts w:ascii="Wingdings" w:hAnsi="Wingdings" w:hint="default"/>
      </w:rPr>
    </w:lvl>
  </w:abstractNum>
  <w:abstractNum w:abstractNumId="38">
    <w:nsid w:val="7F193DF7"/>
    <w:multiLevelType w:val="hybridMultilevel"/>
    <w:tmpl w:val="08E0BAF2"/>
    <w:lvl w:ilvl="0" w:tplc="9CB65EC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FBD4203"/>
    <w:multiLevelType w:val="hybridMultilevel"/>
    <w:tmpl w:val="A016D9E4"/>
    <w:lvl w:ilvl="0" w:tplc="3574339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 w:numId="3">
    <w:abstractNumId w:val="4"/>
  </w:num>
  <w:num w:numId="4">
    <w:abstractNumId w:val="17"/>
  </w:num>
  <w:num w:numId="5">
    <w:abstractNumId w:val="6"/>
  </w:num>
  <w:num w:numId="6">
    <w:abstractNumId w:val="35"/>
  </w:num>
  <w:num w:numId="7">
    <w:abstractNumId w:val="29"/>
  </w:num>
  <w:num w:numId="8">
    <w:abstractNumId w:val="34"/>
  </w:num>
  <w:num w:numId="9">
    <w:abstractNumId w:val="31"/>
  </w:num>
  <w:num w:numId="10">
    <w:abstractNumId w:val="8"/>
  </w:num>
  <w:num w:numId="11">
    <w:abstractNumId w:val="2"/>
  </w:num>
  <w:num w:numId="12">
    <w:abstractNumId w:val="19"/>
  </w:num>
  <w:num w:numId="13">
    <w:abstractNumId w:val="32"/>
  </w:num>
  <w:num w:numId="14">
    <w:abstractNumId w:val="39"/>
  </w:num>
  <w:num w:numId="15">
    <w:abstractNumId w:val="3"/>
  </w:num>
  <w:num w:numId="16">
    <w:abstractNumId w:val="15"/>
  </w:num>
  <w:num w:numId="17">
    <w:abstractNumId w:val="9"/>
  </w:num>
  <w:num w:numId="18">
    <w:abstractNumId w:val="14"/>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25"/>
  </w:num>
  <w:num w:numId="22">
    <w:abstractNumId w:val="28"/>
  </w:num>
  <w:num w:numId="23">
    <w:abstractNumId w:val="22"/>
  </w:num>
  <w:num w:numId="24">
    <w:abstractNumId w:val="12"/>
  </w:num>
  <w:num w:numId="25">
    <w:abstractNumId w:val="1"/>
  </w:num>
  <w:num w:numId="26">
    <w:abstractNumId w:val="26"/>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num>
  <w:num w:numId="30">
    <w:abstractNumId w:val="1"/>
  </w:num>
  <w:num w:numId="31">
    <w:abstractNumId w:val="1"/>
  </w:num>
  <w:num w:numId="32">
    <w:abstractNumId w:val="10"/>
  </w:num>
  <w:num w:numId="33">
    <w:abstractNumId w:val="5"/>
  </w:num>
  <w:num w:numId="34">
    <w:abstractNumId w:val="1"/>
  </w:num>
  <w:num w:numId="35">
    <w:abstractNumId w:val="16"/>
  </w:num>
  <w:num w:numId="36">
    <w:abstractNumId w:val="30"/>
  </w:num>
  <w:num w:numId="37">
    <w:abstractNumId w:val="37"/>
  </w:num>
  <w:num w:numId="38">
    <w:abstractNumId w:val="11"/>
  </w:num>
  <w:num w:numId="39">
    <w:abstractNumId w:val="36"/>
  </w:num>
  <w:num w:numId="40">
    <w:abstractNumId w:val="18"/>
  </w:num>
  <w:num w:numId="41">
    <w:abstractNumId w:val="33"/>
  </w:num>
  <w:num w:numId="42">
    <w:abstractNumId w:val="20"/>
  </w:num>
  <w:num w:numId="43">
    <w:abstractNumId w:val="38"/>
  </w:num>
  <w:num w:numId="44">
    <w:abstractNumId w:val="7"/>
  </w:num>
  <w:num w:numId="45">
    <w:abstractNumId w:val="13"/>
  </w:num>
  <w:num w:numId="46">
    <w:abstractNumId w:val="23"/>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5"/>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140290">
      <v:textbox inset="5.85pt,.7pt,5.85pt,.7p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4B45"/>
    <w:rsid w:val="00000665"/>
    <w:rsid w:val="00000B3F"/>
    <w:rsid w:val="0000136D"/>
    <w:rsid w:val="0000276A"/>
    <w:rsid w:val="000035A7"/>
    <w:rsid w:val="00003FE5"/>
    <w:rsid w:val="000043F1"/>
    <w:rsid w:val="00005050"/>
    <w:rsid w:val="00006513"/>
    <w:rsid w:val="000067CA"/>
    <w:rsid w:val="00006C66"/>
    <w:rsid w:val="00007051"/>
    <w:rsid w:val="00010ACC"/>
    <w:rsid w:val="00010BCC"/>
    <w:rsid w:val="00011767"/>
    <w:rsid w:val="00011D4E"/>
    <w:rsid w:val="00012173"/>
    <w:rsid w:val="00012C88"/>
    <w:rsid w:val="00013BBC"/>
    <w:rsid w:val="00014D19"/>
    <w:rsid w:val="000153BD"/>
    <w:rsid w:val="00015476"/>
    <w:rsid w:val="00015FBD"/>
    <w:rsid w:val="00016CB8"/>
    <w:rsid w:val="0002104C"/>
    <w:rsid w:val="00022238"/>
    <w:rsid w:val="00022736"/>
    <w:rsid w:val="00024457"/>
    <w:rsid w:val="000246BE"/>
    <w:rsid w:val="0002597A"/>
    <w:rsid w:val="00025C12"/>
    <w:rsid w:val="00025E06"/>
    <w:rsid w:val="00027F1E"/>
    <w:rsid w:val="000300D5"/>
    <w:rsid w:val="00030A21"/>
    <w:rsid w:val="00030ACA"/>
    <w:rsid w:val="00030ED3"/>
    <w:rsid w:val="0003322B"/>
    <w:rsid w:val="000334B4"/>
    <w:rsid w:val="00033A33"/>
    <w:rsid w:val="00033D92"/>
    <w:rsid w:val="000361AA"/>
    <w:rsid w:val="0003621F"/>
    <w:rsid w:val="000405F6"/>
    <w:rsid w:val="0004116B"/>
    <w:rsid w:val="000454AA"/>
    <w:rsid w:val="00046439"/>
    <w:rsid w:val="0004775F"/>
    <w:rsid w:val="00050015"/>
    <w:rsid w:val="000504A0"/>
    <w:rsid w:val="00050705"/>
    <w:rsid w:val="00050D28"/>
    <w:rsid w:val="0005105A"/>
    <w:rsid w:val="00051ED4"/>
    <w:rsid w:val="000524D0"/>
    <w:rsid w:val="00052F69"/>
    <w:rsid w:val="000530DC"/>
    <w:rsid w:val="000532F9"/>
    <w:rsid w:val="00053454"/>
    <w:rsid w:val="00053A69"/>
    <w:rsid w:val="00053B39"/>
    <w:rsid w:val="00053C0B"/>
    <w:rsid w:val="0005434C"/>
    <w:rsid w:val="0005528B"/>
    <w:rsid w:val="0005551C"/>
    <w:rsid w:val="00056BF7"/>
    <w:rsid w:val="00056D9F"/>
    <w:rsid w:val="000570D0"/>
    <w:rsid w:val="000577B3"/>
    <w:rsid w:val="00060969"/>
    <w:rsid w:val="000620ED"/>
    <w:rsid w:val="00062A8A"/>
    <w:rsid w:val="000634CD"/>
    <w:rsid w:val="000638A4"/>
    <w:rsid w:val="00064888"/>
    <w:rsid w:val="00064B71"/>
    <w:rsid w:val="00066269"/>
    <w:rsid w:val="0006710F"/>
    <w:rsid w:val="00067D6D"/>
    <w:rsid w:val="00072387"/>
    <w:rsid w:val="0007258F"/>
    <w:rsid w:val="00072A4D"/>
    <w:rsid w:val="0007356E"/>
    <w:rsid w:val="0007414C"/>
    <w:rsid w:val="00074223"/>
    <w:rsid w:val="000743F7"/>
    <w:rsid w:val="00074742"/>
    <w:rsid w:val="00074B3A"/>
    <w:rsid w:val="00074B78"/>
    <w:rsid w:val="00075A87"/>
    <w:rsid w:val="00075B12"/>
    <w:rsid w:val="0007638E"/>
    <w:rsid w:val="00076C1C"/>
    <w:rsid w:val="00077B11"/>
    <w:rsid w:val="00081240"/>
    <w:rsid w:val="00081A16"/>
    <w:rsid w:val="000855F3"/>
    <w:rsid w:val="00085C1F"/>
    <w:rsid w:val="00086C6B"/>
    <w:rsid w:val="00087C18"/>
    <w:rsid w:val="00093D1E"/>
    <w:rsid w:val="0009413D"/>
    <w:rsid w:val="0009561F"/>
    <w:rsid w:val="00096030"/>
    <w:rsid w:val="00097F93"/>
    <w:rsid w:val="000A01B8"/>
    <w:rsid w:val="000A0430"/>
    <w:rsid w:val="000A04CD"/>
    <w:rsid w:val="000A0C09"/>
    <w:rsid w:val="000A17A5"/>
    <w:rsid w:val="000A17F6"/>
    <w:rsid w:val="000A2785"/>
    <w:rsid w:val="000A360F"/>
    <w:rsid w:val="000A3F1C"/>
    <w:rsid w:val="000A4498"/>
    <w:rsid w:val="000A44F5"/>
    <w:rsid w:val="000A5464"/>
    <w:rsid w:val="000A5968"/>
    <w:rsid w:val="000A59D2"/>
    <w:rsid w:val="000A652A"/>
    <w:rsid w:val="000B049F"/>
    <w:rsid w:val="000B19D0"/>
    <w:rsid w:val="000B28B8"/>
    <w:rsid w:val="000B2BBF"/>
    <w:rsid w:val="000B3578"/>
    <w:rsid w:val="000B357B"/>
    <w:rsid w:val="000B4092"/>
    <w:rsid w:val="000B5032"/>
    <w:rsid w:val="000B5B85"/>
    <w:rsid w:val="000B7473"/>
    <w:rsid w:val="000C3A5A"/>
    <w:rsid w:val="000C4390"/>
    <w:rsid w:val="000C49D4"/>
    <w:rsid w:val="000C4E18"/>
    <w:rsid w:val="000C7E43"/>
    <w:rsid w:val="000D0571"/>
    <w:rsid w:val="000D1148"/>
    <w:rsid w:val="000D22D5"/>
    <w:rsid w:val="000D3AF6"/>
    <w:rsid w:val="000D41C9"/>
    <w:rsid w:val="000D4548"/>
    <w:rsid w:val="000D57E7"/>
    <w:rsid w:val="000D63C7"/>
    <w:rsid w:val="000D6B06"/>
    <w:rsid w:val="000E1A54"/>
    <w:rsid w:val="000E1D29"/>
    <w:rsid w:val="000E1FCA"/>
    <w:rsid w:val="000E289B"/>
    <w:rsid w:val="000E332C"/>
    <w:rsid w:val="000E393B"/>
    <w:rsid w:val="000E3B9E"/>
    <w:rsid w:val="000E47CF"/>
    <w:rsid w:val="000E599D"/>
    <w:rsid w:val="000E6098"/>
    <w:rsid w:val="000E6668"/>
    <w:rsid w:val="000E7603"/>
    <w:rsid w:val="000F0A54"/>
    <w:rsid w:val="000F5C9C"/>
    <w:rsid w:val="000F65F5"/>
    <w:rsid w:val="000F6980"/>
    <w:rsid w:val="000F7667"/>
    <w:rsid w:val="000F7D94"/>
    <w:rsid w:val="001004F8"/>
    <w:rsid w:val="00100BFD"/>
    <w:rsid w:val="00100FBA"/>
    <w:rsid w:val="00101320"/>
    <w:rsid w:val="00101C7A"/>
    <w:rsid w:val="00101E1F"/>
    <w:rsid w:val="00102860"/>
    <w:rsid w:val="001028DB"/>
    <w:rsid w:val="00102E90"/>
    <w:rsid w:val="00103F09"/>
    <w:rsid w:val="00104546"/>
    <w:rsid w:val="00104DCD"/>
    <w:rsid w:val="00105954"/>
    <w:rsid w:val="00105FD1"/>
    <w:rsid w:val="00106A42"/>
    <w:rsid w:val="00107141"/>
    <w:rsid w:val="00110D0B"/>
    <w:rsid w:val="00111289"/>
    <w:rsid w:val="00111CE8"/>
    <w:rsid w:val="0011215A"/>
    <w:rsid w:val="001123DD"/>
    <w:rsid w:val="00112D45"/>
    <w:rsid w:val="00113162"/>
    <w:rsid w:val="001157A3"/>
    <w:rsid w:val="0012003E"/>
    <w:rsid w:val="00120084"/>
    <w:rsid w:val="0012124A"/>
    <w:rsid w:val="00121A80"/>
    <w:rsid w:val="00122939"/>
    <w:rsid w:val="00123CA6"/>
    <w:rsid w:val="00124B51"/>
    <w:rsid w:val="00125898"/>
    <w:rsid w:val="00125E8B"/>
    <w:rsid w:val="00126A15"/>
    <w:rsid w:val="00127C55"/>
    <w:rsid w:val="00130D9D"/>
    <w:rsid w:val="0013141D"/>
    <w:rsid w:val="00131EA1"/>
    <w:rsid w:val="00132E54"/>
    <w:rsid w:val="0013584F"/>
    <w:rsid w:val="00135E37"/>
    <w:rsid w:val="00137757"/>
    <w:rsid w:val="00141C40"/>
    <w:rsid w:val="00142437"/>
    <w:rsid w:val="0014338D"/>
    <w:rsid w:val="00143870"/>
    <w:rsid w:val="00143896"/>
    <w:rsid w:val="00143955"/>
    <w:rsid w:val="00144E04"/>
    <w:rsid w:val="00146549"/>
    <w:rsid w:val="001466E1"/>
    <w:rsid w:val="00147408"/>
    <w:rsid w:val="0015144B"/>
    <w:rsid w:val="00151E96"/>
    <w:rsid w:val="00152378"/>
    <w:rsid w:val="00152EDA"/>
    <w:rsid w:val="001531D0"/>
    <w:rsid w:val="00153D21"/>
    <w:rsid w:val="00154902"/>
    <w:rsid w:val="001550B3"/>
    <w:rsid w:val="00155C49"/>
    <w:rsid w:val="00155EBF"/>
    <w:rsid w:val="001566DD"/>
    <w:rsid w:val="00157315"/>
    <w:rsid w:val="00160AFF"/>
    <w:rsid w:val="0016196C"/>
    <w:rsid w:val="00163C38"/>
    <w:rsid w:val="00166139"/>
    <w:rsid w:val="0017049E"/>
    <w:rsid w:val="00170771"/>
    <w:rsid w:val="001719F4"/>
    <w:rsid w:val="00172732"/>
    <w:rsid w:val="00174992"/>
    <w:rsid w:val="0017520C"/>
    <w:rsid w:val="00175572"/>
    <w:rsid w:val="00175744"/>
    <w:rsid w:val="001762E0"/>
    <w:rsid w:val="001770A5"/>
    <w:rsid w:val="001800C5"/>
    <w:rsid w:val="00180CC9"/>
    <w:rsid w:val="0018234F"/>
    <w:rsid w:val="00182E70"/>
    <w:rsid w:val="00184994"/>
    <w:rsid w:val="001859D9"/>
    <w:rsid w:val="00186366"/>
    <w:rsid w:val="00187A2F"/>
    <w:rsid w:val="00190440"/>
    <w:rsid w:val="00190801"/>
    <w:rsid w:val="00190D82"/>
    <w:rsid w:val="00191D0C"/>
    <w:rsid w:val="00191DCD"/>
    <w:rsid w:val="00193A96"/>
    <w:rsid w:val="00193B91"/>
    <w:rsid w:val="00193FB1"/>
    <w:rsid w:val="001959CF"/>
    <w:rsid w:val="00196DE1"/>
    <w:rsid w:val="00197DCD"/>
    <w:rsid w:val="001A0876"/>
    <w:rsid w:val="001A0F1C"/>
    <w:rsid w:val="001A127A"/>
    <w:rsid w:val="001A1A5A"/>
    <w:rsid w:val="001A1BA6"/>
    <w:rsid w:val="001A2055"/>
    <w:rsid w:val="001A3098"/>
    <w:rsid w:val="001A38E4"/>
    <w:rsid w:val="001A3C51"/>
    <w:rsid w:val="001A4A59"/>
    <w:rsid w:val="001A4DDE"/>
    <w:rsid w:val="001A5DB0"/>
    <w:rsid w:val="001A62C8"/>
    <w:rsid w:val="001A6FEB"/>
    <w:rsid w:val="001A77A9"/>
    <w:rsid w:val="001B0114"/>
    <w:rsid w:val="001B3C09"/>
    <w:rsid w:val="001B4D9F"/>
    <w:rsid w:val="001B4DD1"/>
    <w:rsid w:val="001B54CE"/>
    <w:rsid w:val="001B5D0B"/>
    <w:rsid w:val="001B7CAD"/>
    <w:rsid w:val="001C0134"/>
    <w:rsid w:val="001C0309"/>
    <w:rsid w:val="001C0545"/>
    <w:rsid w:val="001C094E"/>
    <w:rsid w:val="001C0EFA"/>
    <w:rsid w:val="001C1C1D"/>
    <w:rsid w:val="001C3B50"/>
    <w:rsid w:val="001C46F2"/>
    <w:rsid w:val="001C4A6F"/>
    <w:rsid w:val="001C4DE2"/>
    <w:rsid w:val="001C534B"/>
    <w:rsid w:val="001C5457"/>
    <w:rsid w:val="001C5685"/>
    <w:rsid w:val="001C5D92"/>
    <w:rsid w:val="001C5F40"/>
    <w:rsid w:val="001C7A59"/>
    <w:rsid w:val="001D1491"/>
    <w:rsid w:val="001D14BC"/>
    <w:rsid w:val="001D19DA"/>
    <w:rsid w:val="001D1BD6"/>
    <w:rsid w:val="001D2216"/>
    <w:rsid w:val="001D27AA"/>
    <w:rsid w:val="001D4203"/>
    <w:rsid w:val="001D44D7"/>
    <w:rsid w:val="001D6113"/>
    <w:rsid w:val="001D73EF"/>
    <w:rsid w:val="001E38CD"/>
    <w:rsid w:val="001E50A5"/>
    <w:rsid w:val="001E5C8A"/>
    <w:rsid w:val="001E6E6C"/>
    <w:rsid w:val="001E7556"/>
    <w:rsid w:val="001F1A51"/>
    <w:rsid w:val="001F1FB4"/>
    <w:rsid w:val="001F39BA"/>
    <w:rsid w:val="001F4981"/>
    <w:rsid w:val="001F4E86"/>
    <w:rsid w:val="001F5949"/>
    <w:rsid w:val="001F6663"/>
    <w:rsid w:val="001F78D4"/>
    <w:rsid w:val="002011A9"/>
    <w:rsid w:val="002011E3"/>
    <w:rsid w:val="00201203"/>
    <w:rsid w:val="002018C3"/>
    <w:rsid w:val="002019DD"/>
    <w:rsid w:val="00201C4E"/>
    <w:rsid w:val="00203299"/>
    <w:rsid w:val="002033D9"/>
    <w:rsid w:val="0020489E"/>
    <w:rsid w:val="00204C14"/>
    <w:rsid w:val="00204D77"/>
    <w:rsid w:val="00204DF3"/>
    <w:rsid w:val="00205575"/>
    <w:rsid w:val="00206CA0"/>
    <w:rsid w:val="00207F61"/>
    <w:rsid w:val="00211994"/>
    <w:rsid w:val="00211AE4"/>
    <w:rsid w:val="00212077"/>
    <w:rsid w:val="00213B84"/>
    <w:rsid w:val="002143B7"/>
    <w:rsid w:val="002148FB"/>
    <w:rsid w:val="00214F82"/>
    <w:rsid w:val="0021553A"/>
    <w:rsid w:val="0021598A"/>
    <w:rsid w:val="00215A75"/>
    <w:rsid w:val="00215AFE"/>
    <w:rsid w:val="00217F1D"/>
    <w:rsid w:val="002204D7"/>
    <w:rsid w:val="00221FE6"/>
    <w:rsid w:val="0022204E"/>
    <w:rsid w:val="00222F51"/>
    <w:rsid w:val="00224F3D"/>
    <w:rsid w:val="002253A5"/>
    <w:rsid w:val="002305C0"/>
    <w:rsid w:val="002323F9"/>
    <w:rsid w:val="00232B44"/>
    <w:rsid w:val="00232C6D"/>
    <w:rsid w:val="00232D32"/>
    <w:rsid w:val="00232D34"/>
    <w:rsid w:val="00233BB0"/>
    <w:rsid w:val="0023418D"/>
    <w:rsid w:val="00234B38"/>
    <w:rsid w:val="00235920"/>
    <w:rsid w:val="00235C61"/>
    <w:rsid w:val="002369EF"/>
    <w:rsid w:val="00237AFE"/>
    <w:rsid w:val="00240FD1"/>
    <w:rsid w:val="00241AD0"/>
    <w:rsid w:val="002429B2"/>
    <w:rsid w:val="002449D9"/>
    <w:rsid w:val="002453EF"/>
    <w:rsid w:val="002454C9"/>
    <w:rsid w:val="00245915"/>
    <w:rsid w:val="00245EA5"/>
    <w:rsid w:val="002461D0"/>
    <w:rsid w:val="00247AEE"/>
    <w:rsid w:val="00247C31"/>
    <w:rsid w:val="00250526"/>
    <w:rsid w:val="00250839"/>
    <w:rsid w:val="00251209"/>
    <w:rsid w:val="002516F4"/>
    <w:rsid w:val="00251CAA"/>
    <w:rsid w:val="00252212"/>
    <w:rsid w:val="002523D5"/>
    <w:rsid w:val="00253478"/>
    <w:rsid w:val="002541B2"/>
    <w:rsid w:val="0025529B"/>
    <w:rsid w:val="00255A56"/>
    <w:rsid w:val="002570BC"/>
    <w:rsid w:val="0025780E"/>
    <w:rsid w:val="00260346"/>
    <w:rsid w:val="002604C5"/>
    <w:rsid w:val="002620D2"/>
    <w:rsid w:val="00263008"/>
    <w:rsid w:val="0026337A"/>
    <w:rsid w:val="002654A5"/>
    <w:rsid w:val="00266D40"/>
    <w:rsid w:val="00267518"/>
    <w:rsid w:val="00270DE0"/>
    <w:rsid w:val="00273AD3"/>
    <w:rsid w:val="00274448"/>
    <w:rsid w:val="00274730"/>
    <w:rsid w:val="00275B50"/>
    <w:rsid w:val="00275F50"/>
    <w:rsid w:val="002764F1"/>
    <w:rsid w:val="00280524"/>
    <w:rsid w:val="00281D32"/>
    <w:rsid w:val="002828DE"/>
    <w:rsid w:val="00282B65"/>
    <w:rsid w:val="0028342B"/>
    <w:rsid w:val="00284E73"/>
    <w:rsid w:val="00290A09"/>
    <w:rsid w:val="00290D83"/>
    <w:rsid w:val="0029117B"/>
    <w:rsid w:val="002916FB"/>
    <w:rsid w:val="00291B91"/>
    <w:rsid w:val="00291BBB"/>
    <w:rsid w:val="00291D12"/>
    <w:rsid w:val="00292209"/>
    <w:rsid w:val="00292C46"/>
    <w:rsid w:val="00293818"/>
    <w:rsid w:val="00294362"/>
    <w:rsid w:val="00294A84"/>
    <w:rsid w:val="00295A7E"/>
    <w:rsid w:val="002962CE"/>
    <w:rsid w:val="002976F4"/>
    <w:rsid w:val="002A0439"/>
    <w:rsid w:val="002A131A"/>
    <w:rsid w:val="002A185F"/>
    <w:rsid w:val="002A3673"/>
    <w:rsid w:val="002A4D6D"/>
    <w:rsid w:val="002A58D1"/>
    <w:rsid w:val="002A703C"/>
    <w:rsid w:val="002A76E6"/>
    <w:rsid w:val="002A7A63"/>
    <w:rsid w:val="002B0608"/>
    <w:rsid w:val="002B2204"/>
    <w:rsid w:val="002B674B"/>
    <w:rsid w:val="002B685F"/>
    <w:rsid w:val="002B69BE"/>
    <w:rsid w:val="002B6A34"/>
    <w:rsid w:val="002B70D1"/>
    <w:rsid w:val="002B773F"/>
    <w:rsid w:val="002C0E4F"/>
    <w:rsid w:val="002C10B8"/>
    <w:rsid w:val="002C1CE3"/>
    <w:rsid w:val="002C2046"/>
    <w:rsid w:val="002C2CC9"/>
    <w:rsid w:val="002C3BD9"/>
    <w:rsid w:val="002C50F8"/>
    <w:rsid w:val="002C5303"/>
    <w:rsid w:val="002C677F"/>
    <w:rsid w:val="002D038D"/>
    <w:rsid w:val="002D20E6"/>
    <w:rsid w:val="002D2592"/>
    <w:rsid w:val="002D25B6"/>
    <w:rsid w:val="002D2EDA"/>
    <w:rsid w:val="002D3A8E"/>
    <w:rsid w:val="002D3CC8"/>
    <w:rsid w:val="002D42BA"/>
    <w:rsid w:val="002D4C21"/>
    <w:rsid w:val="002D4F0B"/>
    <w:rsid w:val="002D7607"/>
    <w:rsid w:val="002E1487"/>
    <w:rsid w:val="002E1B60"/>
    <w:rsid w:val="002E3B1B"/>
    <w:rsid w:val="002E489E"/>
    <w:rsid w:val="002E5BB4"/>
    <w:rsid w:val="002E5BE5"/>
    <w:rsid w:val="002E6025"/>
    <w:rsid w:val="002E6EFA"/>
    <w:rsid w:val="002E730D"/>
    <w:rsid w:val="002F0043"/>
    <w:rsid w:val="002F1352"/>
    <w:rsid w:val="002F2DED"/>
    <w:rsid w:val="002F335A"/>
    <w:rsid w:val="002F3977"/>
    <w:rsid w:val="002F4327"/>
    <w:rsid w:val="002F4A77"/>
    <w:rsid w:val="002F4FAA"/>
    <w:rsid w:val="002F67AE"/>
    <w:rsid w:val="00301BAB"/>
    <w:rsid w:val="00302EB6"/>
    <w:rsid w:val="00303210"/>
    <w:rsid w:val="00304FA3"/>
    <w:rsid w:val="00305A31"/>
    <w:rsid w:val="00306579"/>
    <w:rsid w:val="00306C7E"/>
    <w:rsid w:val="00306D7E"/>
    <w:rsid w:val="0031089B"/>
    <w:rsid w:val="0031172C"/>
    <w:rsid w:val="0031182F"/>
    <w:rsid w:val="00311FAF"/>
    <w:rsid w:val="00312073"/>
    <w:rsid w:val="00312204"/>
    <w:rsid w:val="00312387"/>
    <w:rsid w:val="00312891"/>
    <w:rsid w:val="00312DA2"/>
    <w:rsid w:val="00313C16"/>
    <w:rsid w:val="00315544"/>
    <w:rsid w:val="00317191"/>
    <w:rsid w:val="0032131C"/>
    <w:rsid w:val="003221B9"/>
    <w:rsid w:val="00322860"/>
    <w:rsid w:val="00324115"/>
    <w:rsid w:val="00324FEA"/>
    <w:rsid w:val="00326A44"/>
    <w:rsid w:val="00326D6A"/>
    <w:rsid w:val="00326F4A"/>
    <w:rsid w:val="00327470"/>
    <w:rsid w:val="003274C9"/>
    <w:rsid w:val="00327E8F"/>
    <w:rsid w:val="0033063E"/>
    <w:rsid w:val="0033402A"/>
    <w:rsid w:val="0033416B"/>
    <w:rsid w:val="00335637"/>
    <w:rsid w:val="003359E7"/>
    <w:rsid w:val="003364A8"/>
    <w:rsid w:val="0033745B"/>
    <w:rsid w:val="00337546"/>
    <w:rsid w:val="00337731"/>
    <w:rsid w:val="00337C32"/>
    <w:rsid w:val="00340473"/>
    <w:rsid w:val="00340586"/>
    <w:rsid w:val="003405EA"/>
    <w:rsid w:val="00341AEF"/>
    <w:rsid w:val="0034238A"/>
    <w:rsid w:val="00342DAE"/>
    <w:rsid w:val="003431D5"/>
    <w:rsid w:val="0034323E"/>
    <w:rsid w:val="00343431"/>
    <w:rsid w:val="00343759"/>
    <w:rsid w:val="00343A6D"/>
    <w:rsid w:val="00344983"/>
    <w:rsid w:val="00345E13"/>
    <w:rsid w:val="00346E09"/>
    <w:rsid w:val="00350D15"/>
    <w:rsid w:val="003533B3"/>
    <w:rsid w:val="00354046"/>
    <w:rsid w:val="00354C70"/>
    <w:rsid w:val="0035606A"/>
    <w:rsid w:val="003568F7"/>
    <w:rsid w:val="00356EAB"/>
    <w:rsid w:val="0036147E"/>
    <w:rsid w:val="00361CAE"/>
    <w:rsid w:val="0036297D"/>
    <w:rsid w:val="00363330"/>
    <w:rsid w:val="00364C64"/>
    <w:rsid w:val="0036572D"/>
    <w:rsid w:val="00366793"/>
    <w:rsid w:val="00370651"/>
    <w:rsid w:val="0037074B"/>
    <w:rsid w:val="00371388"/>
    <w:rsid w:val="00373AA0"/>
    <w:rsid w:val="00373BC3"/>
    <w:rsid w:val="00373F24"/>
    <w:rsid w:val="003745E0"/>
    <w:rsid w:val="0037775A"/>
    <w:rsid w:val="00377870"/>
    <w:rsid w:val="003801B5"/>
    <w:rsid w:val="00381376"/>
    <w:rsid w:val="00381CEF"/>
    <w:rsid w:val="00382380"/>
    <w:rsid w:val="003835C4"/>
    <w:rsid w:val="0038483B"/>
    <w:rsid w:val="00385DA1"/>
    <w:rsid w:val="003873B6"/>
    <w:rsid w:val="0038795C"/>
    <w:rsid w:val="00387DED"/>
    <w:rsid w:val="00392EF0"/>
    <w:rsid w:val="003942CA"/>
    <w:rsid w:val="0039431F"/>
    <w:rsid w:val="00396A87"/>
    <w:rsid w:val="003975DB"/>
    <w:rsid w:val="003A0B52"/>
    <w:rsid w:val="003A1340"/>
    <w:rsid w:val="003A1574"/>
    <w:rsid w:val="003A2149"/>
    <w:rsid w:val="003A251C"/>
    <w:rsid w:val="003A30F5"/>
    <w:rsid w:val="003A3119"/>
    <w:rsid w:val="003A369B"/>
    <w:rsid w:val="003A53E8"/>
    <w:rsid w:val="003A5A45"/>
    <w:rsid w:val="003A5A8D"/>
    <w:rsid w:val="003A6CC8"/>
    <w:rsid w:val="003A7057"/>
    <w:rsid w:val="003B350E"/>
    <w:rsid w:val="003B36F2"/>
    <w:rsid w:val="003B43A8"/>
    <w:rsid w:val="003B4415"/>
    <w:rsid w:val="003B480B"/>
    <w:rsid w:val="003B4FC7"/>
    <w:rsid w:val="003B5263"/>
    <w:rsid w:val="003B6299"/>
    <w:rsid w:val="003B6318"/>
    <w:rsid w:val="003C057D"/>
    <w:rsid w:val="003C1B50"/>
    <w:rsid w:val="003C3917"/>
    <w:rsid w:val="003C3E27"/>
    <w:rsid w:val="003C5135"/>
    <w:rsid w:val="003C5BBA"/>
    <w:rsid w:val="003C6047"/>
    <w:rsid w:val="003C63E9"/>
    <w:rsid w:val="003C715B"/>
    <w:rsid w:val="003C7698"/>
    <w:rsid w:val="003D081E"/>
    <w:rsid w:val="003D13B2"/>
    <w:rsid w:val="003D1536"/>
    <w:rsid w:val="003D1BF9"/>
    <w:rsid w:val="003D28F1"/>
    <w:rsid w:val="003D2D6A"/>
    <w:rsid w:val="003D2E18"/>
    <w:rsid w:val="003D433A"/>
    <w:rsid w:val="003D4F5F"/>
    <w:rsid w:val="003D566C"/>
    <w:rsid w:val="003D5CEF"/>
    <w:rsid w:val="003D6528"/>
    <w:rsid w:val="003D799F"/>
    <w:rsid w:val="003D7E4A"/>
    <w:rsid w:val="003E0740"/>
    <w:rsid w:val="003E1A9F"/>
    <w:rsid w:val="003E264F"/>
    <w:rsid w:val="003E2F7F"/>
    <w:rsid w:val="003E3D9D"/>
    <w:rsid w:val="003E41F8"/>
    <w:rsid w:val="003E4467"/>
    <w:rsid w:val="003E4676"/>
    <w:rsid w:val="003E6C1A"/>
    <w:rsid w:val="003E6F0D"/>
    <w:rsid w:val="003E7761"/>
    <w:rsid w:val="003F07AE"/>
    <w:rsid w:val="003F0FFE"/>
    <w:rsid w:val="003F1F06"/>
    <w:rsid w:val="003F25BB"/>
    <w:rsid w:val="003F28CB"/>
    <w:rsid w:val="003F2CAD"/>
    <w:rsid w:val="003F34B6"/>
    <w:rsid w:val="003F36FA"/>
    <w:rsid w:val="003F43E0"/>
    <w:rsid w:val="003F51FA"/>
    <w:rsid w:val="003F562E"/>
    <w:rsid w:val="003F74D7"/>
    <w:rsid w:val="00400548"/>
    <w:rsid w:val="004006D1"/>
    <w:rsid w:val="0040137E"/>
    <w:rsid w:val="00401695"/>
    <w:rsid w:val="00402156"/>
    <w:rsid w:val="00402B9D"/>
    <w:rsid w:val="004065A4"/>
    <w:rsid w:val="00406719"/>
    <w:rsid w:val="0040687A"/>
    <w:rsid w:val="00406D28"/>
    <w:rsid w:val="00411510"/>
    <w:rsid w:val="00411D1A"/>
    <w:rsid w:val="00413064"/>
    <w:rsid w:val="0041397F"/>
    <w:rsid w:val="004152AA"/>
    <w:rsid w:val="004158F9"/>
    <w:rsid w:val="00415F18"/>
    <w:rsid w:val="004160D8"/>
    <w:rsid w:val="00416CED"/>
    <w:rsid w:val="004179A8"/>
    <w:rsid w:val="004179EA"/>
    <w:rsid w:val="00420ABB"/>
    <w:rsid w:val="0042141B"/>
    <w:rsid w:val="00421578"/>
    <w:rsid w:val="00421DDD"/>
    <w:rsid w:val="0042315B"/>
    <w:rsid w:val="004237F2"/>
    <w:rsid w:val="00423ADB"/>
    <w:rsid w:val="00423B66"/>
    <w:rsid w:val="00424A39"/>
    <w:rsid w:val="004275A9"/>
    <w:rsid w:val="0043012C"/>
    <w:rsid w:val="00431DA1"/>
    <w:rsid w:val="00432E28"/>
    <w:rsid w:val="00432EBF"/>
    <w:rsid w:val="0043643A"/>
    <w:rsid w:val="0043700A"/>
    <w:rsid w:val="00437A02"/>
    <w:rsid w:val="004401AD"/>
    <w:rsid w:val="00443104"/>
    <w:rsid w:val="00443F15"/>
    <w:rsid w:val="00444480"/>
    <w:rsid w:val="00445A26"/>
    <w:rsid w:val="004465F4"/>
    <w:rsid w:val="00447D27"/>
    <w:rsid w:val="00450A92"/>
    <w:rsid w:val="00451715"/>
    <w:rsid w:val="0045180C"/>
    <w:rsid w:val="00452BFE"/>
    <w:rsid w:val="00452C08"/>
    <w:rsid w:val="004538A4"/>
    <w:rsid w:val="00453ED0"/>
    <w:rsid w:val="00453F05"/>
    <w:rsid w:val="00456195"/>
    <w:rsid w:val="004563CD"/>
    <w:rsid w:val="00456575"/>
    <w:rsid w:val="0045659A"/>
    <w:rsid w:val="00456E75"/>
    <w:rsid w:val="00460307"/>
    <w:rsid w:val="004606C9"/>
    <w:rsid w:val="004611D3"/>
    <w:rsid w:val="004612F6"/>
    <w:rsid w:val="004612FC"/>
    <w:rsid w:val="004619EE"/>
    <w:rsid w:val="00462049"/>
    <w:rsid w:val="00462EA1"/>
    <w:rsid w:val="00463358"/>
    <w:rsid w:val="004638E4"/>
    <w:rsid w:val="00463E0F"/>
    <w:rsid w:val="0046517E"/>
    <w:rsid w:val="0046565D"/>
    <w:rsid w:val="00465E6E"/>
    <w:rsid w:val="004672B6"/>
    <w:rsid w:val="0046771C"/>
    <w:rsid w:val="0047030D"/>
    <w:rsid w:val="00470F57"/>
    <w:rsid w:val="0047246B"/>
    <w:rsid w:val="00474CB1"/>
    <w:rsid w:val="00475DEF"/>
    <w:rsid w:val="00477D63"/>
    <w:rsid w:val="00482178"/>
    <w:rsid w:val="00482970"/>
    <w:rsid w:val="00482D31"/>
    <w:rsid w:val="00483414"/>
    <w:rsid w:val="004868E6"/>
    <w:rsid w:val="004907EC"/>
    <w:rsid w:val="00491097"/>
    <w:rsid w:val="00491890"/>
    <w:rsid w:val="00491D11"/>
    <w:rsid w:val="00492593"/>
    <w:rsid w:val="0049283E"/>
    <w:rsid w:val="0049389E"/>
    <w:rsid w:val="00497843"/>
    <w:rsid w:val="00497EA9"/>
    <w:rsid w:val="00497F37"/>
    <w:rsid w:val="004A07F0"/>
    <w:rsid w:val="004A29B5"/>
    <w:rsid w:val="004A3524"/>
    <w:rsid w:val="004A57B0"/>
    <w:rsid w:val="004A6550"/>
    <w:rsid w:val="004A6B6C"/>
    <w:rsid w:val="004A7453"/>
    <w:rsid w:val="004A7A63"/>
    <w:rsid w:val="004B202B"/>
    <w:rsid w:val="004B3CB2"/>
    <w:rsid w:val="004B3D99"/>
    <w:rsid w:val="004B702E"/>
    <w:rsid w:val="004C0F37"/>
    <w:rsid w:val="004C10E2"/>
    <w:rsid w:val="004C1153"/>
    <w:rsid w:val="004C1AF1"/>
    <w:rsid w:val="004C1DCE"/>
    <w:rsid w:val="004C22C8"/>
    <w:rsid w:val="004C23F9"/>
    <w:rsid w:val="004C328A"/>
    <w:rsid w:val="004C3372"/>
    <w:rsid w:val="004C429E"/>
    <w:rsid w:val="004C52ED"/>
    <w:rsid w:val="004C6617"/>
    <w:rsid w:val="004C7E1B"/>
    <w:rsid w:val="004D077B"/>
    <w:rsid w:val="004D0815"/>
    <w:rsid w:val="004D14E9"/>
    <w:rsid w:val="004D19FA"/>
    <w:rsid w:val="004D1B06"/>
    <w:rsid w:val="004D2C38"/>
    <w:rsid w:val="004D3825"/>
    <w:rsid w:val="004D3D35"/>
    <w:rsid w:val="004D6A50"/>
    <w:rsid w:val="004D7137"/>
    <w:rsid w:val="004D7795"/>
    <w:rsid w:val="004E020A"/>
    <w:rsid w:val="004E03BF"/>
    <w:rsid w:val="004E04FE"/>
    <w:rsid w:val="004E242A"/>
    <w:rsid w:val="004E2B37"/>
    <w:rsid w:val="004E2BD4"/>
    <w:rsid w:val="004E4360"/>
    <w:rsid w:val="004E4A5D"/>
    <w:rsid w:val="004E5CFC"/>
    <w:rsid w:val="004E7104"/>
    <w:rsid w:val="004E7882"/>
    <w:rsid w:val="004F02BA"/>
    <w:rsid w:val="004F13B9"/>
    <w:rsid w:val="004F13D3"/>
    <w:rsid w:val="004F27C9"/>
    <w:rsid w:val="004F3F37"/>
    <w:rsid w:val="004F50BD"/>
    <w:rsid w:val="004F5C1F"/>
    <w:rsid w:val="004F642B"/>
    <w:rsid w:val="00500960"/>
    <w:rsid w:val="0050194F"/>
    <w:rsid w:val="00501F73"/>
    <w:rsid w:val="005024C3"/>
    <w:rsid w:val="00502CF3"/>
    <w:rsid w:val="0050484B"/>
    <w:rsid w:val="00505003"/>
    <w:rsid w:val="00505E57"/>
    <w:rsid w:val="00510BE8"/>
    <w:rsid w:val="005138E6"/>
    <w:rsid w:val="00514D88"/>
    <w:rsid w:val="00517138"/>
    <w:rsid w:val="00520FD4"/>
    <w:rsid w:val="00522273"/>
    <w:rsid w:val="00523FA3"/>
    <w:rsid w:val="005240A2"/>
    <w:rsid w:val="00524522"/>
    <w:rsid w:val="0052453A"/>
    <w:rsid w:val="00524A9E"/>
    <w:rsid w:val="005258C7"/>
    <w:rsid w:val="005258D5"/>
    <w:rsid w:val="00526495"/>
    <w:rsid w:val="0052794F"/>
    <w:rsid w:val="00530637"/>
    <w:rsid w:val="005309BD"/>
    <w:rsid w:val="00531466"/>
    <w:rsid w:val="00531D22"/>
    <w:rsid w:val="005321C4"/>
    <w:rsid w:val="00532CA1"/>
    <w:rsid w:val="00534520"/>
    <w:rsid w:val="005346CB"/>
    <w:rsid w:val="0053563A"/>
    <w:rsid w:val="00535AD2"/>
    <w:rsid w:val="00536849"/>
    <w:rsid w:val="005370AE"/>
    <w:rsid w:val="00540D3F"/>
    <w:rsid w:val="00541A21"/>
    <w:rsid w:val="00541B60"/>
    <w:rsid w:val="00542F10"/>
    <w:rsid w:val="00543E06"/>
    <w:rsid w:val="00544118"/>
    <w:rsid w:val="00545344"/>
    <w:rsid w:val="005459C4"/>
    <w:rsid w:val="00545B36"/>
    <w:rsid w:val="00547D58"/>
    <w:rsid w:val="00550AA5"/>
    <w:rsid w:val="00550D34"/>
    <w:rsid w:val="005510C2"/>
    <w:rsid w:val="005512E3"/>
    <w:rsid w:val="00551929"/>
    <w:rsid w:val="005527D3"/>
    <w:rsid w:val="005532B8"/>
    <w:rsid w:val="00554998"/>
    <w:rsid w:val="0055533C"/>
    <w:rsid w:val="00555811"/>
    <w:rsid w:val="00556869"/>
    <w:rsid w:val="005570FA"/>
    <w:rsid w:val="005575B8"/>
    <w:rsid w:val="0055771D"/>
    <w:rsid w:val="00560FB1"/>
    <w:rsid w:val="00561837"/>
    <w:rsid w:val="00561F0C"/>
    <w:rsid w:val="0056380C"/>
    <w:rsid w:val="00565556"/>
    <w:rsid w:val="00565DA4"/>
    <w:rsid w:val="00566DF2"/>
    <w:rsid w:val="00567028"/>
    <w:rsid w:val="00570082"/>
    <w:rsid w:val="00570F98"/>
    <w:rsid w:val="00571831"/>
    <w:rsid w:val="00571DCA"/>
    <w:rsid w:val="00571FD3"/>
    <w:rsid w:val="00572242"/>
    <w:rsid w:val="00572FA4"/>
    <w:rsid w:val="00573837"/>
    <w:rsid w:val="00575933"/>
    <w:rsid w:val="00575B72"/>
    <w:rsid w:val="00576868"/>
    <w:rsid w:val="00577CA4"/>
    <w:rsid w:val="005800A8"/>
    <w:rsid w:val="005801F9"/>
    <w:rsid w:val="00581876"/>
    <w:rsid w:val="00581EAB"/>
    <w:rsid w:val="0058298D"/>
    <w:rsid w:val="005833B1"/>
    <w:rsid w:val="00584DEC"/>
    <w:rsid w:val="00584EC5"/>
    <w:rsid w:val="00585CFB"/>
    <w:rsid w:val="005861A6"/>
    <w:rsid w:val="005868D9"/>
    <w:rsid w:val="00586E93"/>
    <w:rsid w:val="005879D5"/>
    <w:rsid w:val="00591EAC"/>
    <w:rsid w:val="00591F2C"/>
    <w:rsid w:val="00592865"/>
    <w:rsid w:val="00593282"/>
    <w:rsid w:val="00594C25"/>
    <w:rsid w:val="00594EDC"/>
    <w:rsid w:val="00595078"/>
    <w:rsid w:val="005967CF"/>
    <w:rsid w:val="005968DE"/>
    <w:rsid w:val="00596C61"/>
    <w:rsid w:val="005976FD"/>
    <w:rsid w:val="005A05ED"/>
    <w:rsid w:val="005A0CE9"/>
    <w:rsid w:val="005A185F"/>
    <w:rsid w:val="005A1880"/>
    <w:rsid w:val="005A1AB9"/>
    <w:rsid w:val="005A3EFD"/>
    <w:rsid w:val="005A40DD"/>
    <w:rsid w:val="005A7BAE"/>
    <w:rsid w:val="005B02FC"/>
    <w:rsid w:val="005B0A17"/>
    <w:rsid w:val="005B11B6"/>
    <w:rsid w:val="005B4C4A"/>
    <w:rsid w:val="005B6584"/>
    <w:rsid w:val="005B7011"/>
    <w:rsid w:val="005C0549"/>
    <w:rsid w:val="005C1B52"/>
    <w:rsid w:val="005C4C76"/>
    <w:rsid w:val="005C7746"/>
    <w:rsid w:val="005D04B9"/>
    <w:rsid w:val="005D23EE"/>
    <w:rsid w:val="005D271B"/>
    <w:rsid w:val="005D32C1"/>
    <w:rsid w:val="005D41B4"/>
    <w:rsid w:val="005D56C1"/>
    <w:rsid w:val="005D5A2D"/>
    <w:rsid w:val="005D6813"/>
    <w:rsid w:val="005D6EBF"/>
    <w:rsid w:val="005E02DF"/>
    <w:rsid w:val="005E074E"/>
    <w:rsid w:val="005E0B2C"/>
    <w:rsid w:val="005E1728"/>
    <w:rsid w:val="005E1FB9"/>
    <w:rsid w:val="005E20BB"/>
    <w:rsid w:val="005E2667"/>
    <w:rsid w:val="005E36D4"/>
    <w:rsid w:val="005E3968"/>
    <w:rsid w:val="005E4453"/>
    <w:rsid w:val="005E517C"/>
    <w:rsid w:val="005E6BF5"/>
    <w:rsid w:val="005E7F4C"/>
    <w:rsid w:val="005F0BCC"/>
    <w:rsid w:val="005F19F8"/>
    <w:rsid w:val="005F29B6"/>
    <w:rsid w:val="005F2A4F"/>
    <w:rsid w:val="005F3A22"/>
    <w:rsid w:val="005F3E36"/>
    <w:rsid w:val="005F48DE"/>
    <w:rsid w:val="005F4A17"/>
    <w:rsid w:val="005F4AC4"/>
    <w:rsid w:val="005F4FE5"/>
    <w:rsid w:val="005F5409"/>
    <w:rsid w:val="005F581F"/>
    <w:rsid w:val="005F5B2F"/>
    <w:rsid w:val="005F6BC9"/>
    <w:rsid w:val="005F70D1"/>
    <w:rsid w:val="00600743"/>
    <w:rsid w:val="00601DC0"/>
    <w:rsid w:val="00602580"/>
    <w:rsid w:val="00603B6B"/>
    <w:rsid w:val="00604A82"/>
    <w:rsid w:val="00607F47"/>
    <w:rsid w:val="00611DB1"/>
    <w:rsid w:val="00612398"/>
    <w:rsid w:val="0061310B"/>
    <w:rsid w:val="00614A12"/>
    <w:rsid w:val="00614E46"/>
    <w:rsid w:val="006154D2"/>
    <w:rsid w:val="00615759"/>
    <w:rsid w:val="006171A9"/>
    <w:rsid w:val="00617CDF"/>
    <w:rsid w:val="00620E26"/>
    <w:rsid w:val="006214CB"/>
    <w:rsid w:val="00621904"/>
    <w:rsid w:val="00621E40"/>
    <w:rsid w:val="00621E4E"/>
    <w:rsid w:val="00623558"/>
    <w:rsid w:val="00623A82"/>
    <w:rsid w:val="00623D9B"/>
    <w:rsid w:val="00624061"/>
    <w:rsid w:val="00624520"/>
    <w:rsid w:val="00624757"/>
    <w:rsid w:val="006251AE"/>
    <w:rsid w:val="0062526A"/>
    <w:rsid w:val="006269AA"/>
    <w:rsid w:val="00626DA8"/>
    <w:rsid w:val="006300F0"/>
    <w:rsid w:val="00630E19"/>
    <w:rsid w:val="00630F39"/>
    <w:rsid w:val="006320C6"/>
    <w:rsid w:val="0063314F"/>
    <w:rsid w:val="006331C1"/>
    <w:rsid w:val="0063400A"/>
    <w:rsid w:val="00634AE4"/>
    <w:rsid w:val="00635E08"/>
    <w:rsid w:val="00635F88"/>
    <w:rsid w:val="0063744E"/>
    <w:rsid w:val="006417F8"/>
    <w:rsid w:val="00641CEF"/>
    <w:rsid w:val="006428E0"/>
    <w:rsid w:val="00642C13"/>
    <w:rsid w:val="00642C55"/>
    <w:rsid w:val="00642EAE"/>
    <w:rsid w:val="0064364D"/>
    <w:rsid w:val="00643890"/>
    <w:rsid w:val="00643B37"/>
    <w:rsid w:val="00643C29"/>
    <w:rsid w:val="00644076"/>
    <w:rsid w:val="00644F83"/>
    <w:rsid w:val="0064503C"/>
    <w:rsid w:val="00645151"/>
    <w:rsid w:val="0064558F"/>
    <w:rsid w:val="00645A67"/>
    <w:rsid w:val="00645E65"/>
    <w:rsid w:val="006464E4"/>
    <w:rsid w:val="006474AD"/>
    <w:rsid w:val="00651EBB"/>
    <w:rsid w:val="006522AF"/>
    <w:rsid w:val="00653DFB"/>
    <w:rsid w:val="00654A9A"/>
    <w:rsid w:val="00655229"/>
    <w:rsid w:val="0065681A"/>
    <w:rsid w:val="00656CF2"/>
    <w:rsid w:val="00660801"/>
    <w:rsid w:val="00660A20"/>
    <w:rsid w:val="00661D1D"/>
    <w:rsid w:val="00661F95"/>
    <w:rsid w:val="00662DE2"/>
    <w:rsid w:val="0066306E"/>
    <w:rsid w:val="00663F65"/>
    <w:rsid w:val="0066443C"/>
    <w:rsid w:val="00664586"/>
    <w:rsid w:val="00664ED1"/>
    <w:rsid w:val="00665420"/>
    <w:rsid w:val="00665830"/>
    <w:rsid w:val="00665D69"/>
    <w:rsid w:val="006673CF"/>
    <w:rsid w:val="00670736"/>
    <w:rsid w:val="00671421"/>
    <w:rsid w:val="00671B32"/>
    <w:rsid w:val="00673D71"/>
    <w:rsid w:val="00675B61"/>
    <w:rsid w:val="00676398"/>
    <w:rsid w:val="00677450"/>
    <w:rsid w:val="0067755C"/>
    <w:rsid w:val="00677714"/>
    <w:rsid w:val="00680670"/>
    <w:rsid w:val="00680754"/>
    <w:rsid w:val="006808FD"/>
    <w:rsid w:val="0068174C"/>
    <w:rsid w:val="00683784"/>
    <w:rsid w:val="00683999"/>
    <w:rsid w:val="006842C4"/>
    <w:rsid w:val="00684DFE"/>
    <w:rsid w:val="00687050"/>
    <w:rsid w:val="0069009D"/>
    <w:rsid w:val="006923E2"/>
    <w:rsid w:val="0069289A"/>
    <w:rsid w:val="00692D95"/>
    <w:rsid w:val="006930C5"/>
    <w:rsid w:val="006936F0"/>
    <w:rsid w:val="00695645"/>
    <w:rsid w:val="006966A1"/>
    <w:rsid w:val="006972C1"/>
    <w:rsid w:val="006973A7"/>
    <w:rsid w:val="006A02A5"/>
    <w:rsid w:val="006A18EC"/>
    <w:rsid w:val="006A38BA"/>
    <w:rsid w:val="006A3DC5"/>
    <w:rsid w:val="006A42DB"/>
    <w:rsid w:val="006A4417"/>
    <w:rsid w:val="006A52BC"/>
    <w:rsid w:val="006A7127"/>
    <w:rsid w:val="006B0C29"/>
    <w:rsid w:val="006B0EF2"/>
    <w:rsid w:val="006B17CE"/>
    <w:rsid w:val="006B1B2D"/>
    <w:rsid w:val="006B2636"/>
    <w:rsid w:val="006B2CC7"/>
    <w:rsid w:val="006B303C"/>
    <w:rsid w:val="006B3DBA"/>
    <w:rsid w:val="006B482B"/>
    <w:rsid w:val="006B60B9"/>
    <w:rsid w:val="006B7A8F"/>
    <w:rsid w:val="006C01D2"/>
    <w:rsid w:val="006C145F"/>
    <w:rsid w:val="006C157F"/>
    <w:rsid w:val="006C27CF"/>
    <w:rsid w:val="006C288A"/>
    <w:rsid w:val="006C2A76"/>
    <w:rsid w:val="006C31E5"/>
    <w:rsid w:val="006C326B"/>
    <w:rsid w:val="006C4089"/>
    <w:rsid w:val="006C4610"/>
    <w:rsid w:val="006C4D3B"/>
    <w:rsid w:val="006C5924"/>
    <w:rsid w:val="006C7A6D"/>
    <w:rsid w:val="006D1150"/>
    <w:rsid w:val="006D2256"/>
    <w:rsid w:val="006D411B"/>
    <w:rsid w:val="006D591F"/>
    <w:rsid w:val="006D5B1A"/>
    <w:rsid w:val="006D616B"/>
    <w:rsid w:val="006D7A6D"/>
    <w:rsid w:val="006E00A9"/>
    <w:rsid w:val="006E043D"/>
    <w:rsid w:val="006E216E"/>
    <w:rsid w:val="006E2876"/>
    <w:rsid w:val="006E2C92"/>
    <w:rsid w:val="006E5807"/>
    <w:rsid w:val="006E7409"/>
    <w:rsid w:val="006E791F"/>
    <w:rsid w:val="006F0941"/>
    <w:rsid w:val="006F0ACF"/>
    <w:rsid w:val="006F0EA5"/>
    <w:rsid w:val="006F1900"/>
    <w:rsid w:val="006F1F0F"/>
    <w:rsid w:val="006F2079"/>
    <w:rsid w:val="006F4D4B"/>
    <w:rsid w:val="006F514C"/>
    <w:rsid w:val="006F6E92"/>
    <w:rsid w:val="006F7B2C"/>
    <w:rsid w:val="007009C3"/>
    <w:rsid w:val="00702BD3"/>
    <w:rsid w:val="00703254"/>
    <w:rsid w:val="00703709"/>
    <w:rsid w:val="0070465F"/>
    <w:rsid w:val="00704D8B"/>
    <w:rsid w:val="0070577B"/>
    <w:rsid w:val="00706A28"/>
    <w:rsid w:val="00707D38"/>
    <w:rsid w:val="00707E53"/>
    <w:rsid w:val="00711662"/>
    <w:rsid w:val="00712A92"/>
    <w:rsid w:val="00714E2B"/>
    <w:rsid w:val="00715487"/>
    <w:rsid w:val="00715B6C"/>
    <w:rsid w:val="00716218"/>
    <w:rsid w:val="00716812"/>
    <w:rsid w:val="00716E76"/>
    <w:rsid w:val="00717825"/>
    <w:rsid w:val="00721547"/>
    <w:rsid w:val="00721AA7"/>
    <w:rsid w:val="0072228C"/>
    <w:rsid w:val="00722C51"/>
    <w:rsid w:val="0072364B"/>
    <w:rsid w:val="00724F60"/>
    <w:rsid w:val="00727755"/>
    <w:rsid w:val="0072789D"/>
    <w:rsid w:val="0073038A"/>
    <w:rsid w:val="00730623"/>
    <w:rsid w:val="007309C8"/>
    <w:rsid w:val="00732974"/>
    <w:rsid w:val="00732E3C"/>
    <w:rsid w:val="00733C3C"/>
    <w:rsid w:val="00733D98"/>
    <w:rsid w:val="00734D3D"/>
    <w:rsid w:val="0073760F"/>
    <w:rsid w:val="00740218"/>
    <w:rsid w:val="00740979"/>
    <w:rsid w:val="00741D9B"/>
    <w:rsid w:val="00741FA8"/>
    <w:rsid w:val="00742C79"/>
    <w:rsid w:val="00742DE8"/>
    <w:rsid w:val="00743916"/>
    <w:rsid w:val="007448D8"/>
    <w:rsid w:val="00745168"/>
    <w:rsid w:val="00745248"/>
    <w:rsid w:val="007453E5"/>
    <w:rsid w:val="00745D72"/>
    <w:rsid w:val="00746FDA"/>
    <w:rsid w:val="00747860"/>
    <w:rsid w:val="00750843"/>
    <w:rsid w:val="00751E5F"/>
    <w:rsid w:val="007524E3"/>
    <w:rsid w:val="00753BA7"/>
    <w:rsid w:val="00754FF1"/>
    <w:rsid w:val="0075525A"/>
    <w:rsid w:val="00755725"/>
    <w:rsid w:val="0075642A"/>
    <w:rsid w:val="00756F38"/>
    <w:rsid w:val="007607B7"/>
    <w:rsid w:val="007628DA"/>
    <w:rsid w:val="00762B32"/>
    <w:rsid w:val="007631DD"/>
    <w:rsid w:val="00763C71"/>
    <w:rsid w:val="007644C0"/>
    <w:rsid w:val="00764EF3"/>
    <w:rsid w:val="00765BAC"/>
    <w:rsid w:val="00765BE5"/>
    <w:rsid w:val="00765DD9"/>
    <w:rsid w:val="007677D3"/>
    <w:rsid w:val="007707AC"/>
    <w:rsid w:val="007710B3"/>
    <w:rsid w:val="007716AC"/>
    <w:rsid w:val="007720FD"/>
    <w:rsid w:val="00772206"/>
    <w:rsid w:val="007723D6"/>
    <w:rsid w:val="00774F70"/>
    <w:rsid w:val="007750A1"/>
    <w:rsid w:val="00775A5F"/>
    <w:rsid w:val="00776519"/>
    <w:rsid w:val="00776E2A"/>
    <w:rsid w:val="007770AE"/>
    <w:rsid w:val="0077714E"/>
    <w:rsid w:val="007779F0"/>
    <w:rsid w:val="00777D29"/>
    <w:rsid w:val="007803F0"/>
    <w:rsid w:val="00780EC6"/>
    <w:rsid w:val="007811B6"/>
    <w:rsid w:val="00781B12"/>
    <w:rsid w:val="00782625"/>
    <w:rsid w:val="00782999"/>
    <w:rsid w:val="00782BC9"/>
    <w:rsid w:val="007833E6"/>
    <w:rsid w:val="00783CBE"/>
    <w:rsid w:val="00783E85"/>
    <w:rsid w:val="00784DB0"/>
    <w:rsid w:val="00785420"/>
    <w:rsid w:val="00785C1D"/>
    <w:rsid w:val="0078608E"/>
    <w:rsid w:val="00786872"/>
    <w:rsid w:val="00786984"/>
    <w:rsid w:val="007876D6"/>
    <w:rsid w:val="00787E94"/>
    <w:rsid w:val="00790DA0"/>
    <w:rsid w:val="0079102E"/>
    <w:rsid w:val="00791703"/>
    <w:rsid w:val="00791934"/>
    <w:rsid w:val="00792401"/>
    <w:rsid w:val="00794F89"/>
    <w:rsid w:val="007950E1"/>
    <w:rsid w:val="0079609D"/>
    <w:rsid w:val="00796854"/>
    <w:rsid w:val="007A02DC"/>
    <w:rsid w:val="007A0B6C"/>
    <w:rsid w:val="007A0C46"/>
    <w:rsid w:val="007A0EF9"/>
    <w:rsid w:val="007A29C9"/>
    <w:rsid w:val="007A31B5"/>
    <w:rsid w:val="007A4A04"/>
    <w:rsid w:val="007A4DC8"/>
    <w:rsid w:val="007A5ABE"/>
    <w:rsid w:val="007B08D0"/>
    <w:rsid w:val="007B0D22"/>
    <w:rsid w:val="007B311E"/>
    <w:rsid w:val="007B3B75"/>
    <w:rsid w:val="007B73AF"/>
    <w:rsid w:val="007B78B5"/>
    <w:rsid w:val="007B7D4B"/>
    <w:rsid w:val="007C0871"/>
    <w:rsid w:val="007C0899"/>
    <w:rsid w:val="007C2089"/>
    <w:rsid w:val="007C2575"/>
    <w:rsid w:val="007C2AD7"/>
    <w:rsid w:val="007C2AFB"/>
    <w:rsid w:val="007C2BAB"/>
    <w:rsid w:val="007C3086"/>
    <w:rsid w:val="007C3477"/>
    <w:rsid w:val="007C64C3"/>
    <w:rsid w:val="007C6CE8"/>
    <w:rsid w:val="007C765A"/>
    <w:rsid w:val="007C7BD4"/>
    <w:rsid w:val="007C7E99"/>
    <w:rsid w:val="007C7FDA"/>
    <w:rsid w:val="007D2710"/>
    <w:rsid w:val="007D2C0A"/>
    <w:rsid w:val="007D2F07"/>
    <w:rsid w:val="007D342B"/>
    <w:rsid w:val="007D421B"/>
    <w:rsid w:val="007D5A44"/>
    <w:rsid w:val="007D61C2"/>
    <w:rsid w:val="007D74EE"/>
    <w:rsid w:val="007E06AE"/>
    <w:rsid w:val="007E0AF5"/>
    <w:rsid w:val="007E0E97"/>
    <w:rsid w:val="007E1786"/>
    <w:rsid w:val="007E1EC5"/>
    <w:rsid w:val="007E22EF"/>
    <w:rsid w:val="007E271A"/>
    <w:rsid w:val="007E2D13"/>
    <w:rsid w:val="007E43AF"/>
    <w:rsid w:val="007E4C60"/>
    <w:rsid w:val="007E6FF5"/>
    <w:rsid w:val="007E7298"/>
    <w:rsid w:val="007E7AF6"/>
    <w:rsid w:val="007F0E5E"/>
    <w:rsid w:val="007F271A"/>
    <w:rsid w:val="007F432E"/>
    <w:rsid w:val="007F6067"/>
    <w:rsid w:val="007F6CB9"/>
    <w:rsid w:val="007F738F"/>
    <w:rsid w:val="007F755A"/>
    <w:rsid w:val="008002BB"/>
    <w:rsid w:val="008008D0"/>
    <w:rsid w:val="0080319E"/>
    <w:rsid w:val="008033E5"/>
    <w:rsid w:val="00803528"/>
    <w:rsid w:val="0080430A"/>
    <w:rsid w:val="008068BF"/>
    <w:rsid w:val="008101F1"/>
    <w:rsid w:val="00810AED"/>
    <w:rsid w:val="00812891"/>
    <w:rsid w:val="00812D91"/>
    <w:rsid w:val="00813705"/>
    <w:rsid w:val="0081445B"/>
    <w:rsid w:val="00814F9B"/>
    <w:rsid w:val="00815761"/>
    <w:rsid w:val="00815E91"/>
    <w:rsid w:val="00816B63"/>
    <w:rsid w:val="008174A5"/>
    <w:rsid w:val="008174AE"/>
    <w:rsid w:val="00817676"/>
    <w:rsid w:val="00817B69"/>
    <w:rsid w:val="00817FB1"/>
    <w:rsid w:val="008208CA"/>
    <w:rsid w:val="008210F8"/>
    <w:rsid w:val="00821188"/>
    <w:rsid w:val="00824273"/>
    <w:rsid w:val="00827309"/>
    <w:rsid w:val="00830166"/>
    <w:rsid w:val="008305AD"/>
    <w:rsid w:val="00830730"/>
    <w:rsid w:val="008308A6"/>
    <w:rsid w:val="008308F3"/>
    <w:rsid w:val="00831750"/>
    <w:rsid w:val="00831D98"/>
    <w:rsid w:val="0083226A"/>
    <w:rsid w:val="00832581"/>
    <w:rsid w:val="008332E4"/>
    <w:rsid w:val="00833ADD"/>
    <w:rsid w:val="0083437B"/>
    <w:rsid w:val="0083445B"/>
    <w:rsid w:val="008369A0"/>
    <w:rsid w:val="00837CAD"/>
    <w:rsid w:val="00837D39"/>
    <w:rsid w:val="00840E0B"/>
    <w:rsid w:val="0084129B"/>
    <w:rsid w:val="00841D53"/>
    <w:rsid w:val="00843C20"/>
    <w:rsid w:val="00844688"/>
    <w:rsid w:val="008450ED"/>
    <w:rsid w:val="00845647"/>
    <w:rsid w:val="00845EC3"/>
    <w:rsid w:val="00846734"/>
    <w:rsid w:val="00846ADC"/>
    <w:rsid w:val="00847D4F"/>
    <w:rsid w:val="00851676"/>
    <w:rsid w:val="0085250D"/>
    <w:rsid w:val="008525DB"/>
    <w:rsid w:val="00853096"/>
    <w:rsid w:val="0085319E"/>
    <w:rsid w:val="0085475F"/>
    <w:rsid w:val="008563FD"/>
    <w:rsid w:val="008576BF"/>
    <w:rsid w:val="00857BCA"/>
    <w:rsid w:val="00857CF0"/>
    <w:rsid w:val="00861BD7"/>
    <w:rsid w:val="008635AC"/>
    <w:rsid w:val="00863A2E"/>
    <w:rsid w:val="00863E74"/>
    <w:rsid w:val="00864C33"/>
    <w:rsid w:val="008655E1"/>
    <w:rsid w:val="008668CE"/>
    <w:rsid w:val="00871057"/>
    <w:rsid w:val="00871C8E"/>
    <w:rsid w:val="008723B6"/>
    <w:rsid w:val="008727EB"/>
    <w:rsid w:val="008747A2"/>
    <w:rsid w:val="00874AD3"/>
    <w:rsid w:val="00874CFD"/>
    <w:rsid w:val="00874EFC"/>
    <w:rsid w:val="00874F47"/>
    <w:rsid w:val="00875F2C"/>
    <w:rsid w:val="0088149C"/>
    <w:rsid w:val="00883895"/>
    <w:rsid w:val="00884910"/>
    <w:rsid w:val="0088520A"/>
    <w:rsid w:val="008853EE"/>
    <w:rsid w:val="00885A00"/>
    <w:rsid w:val="00885A8E"/>
    <w:rsid w:val="00885BB9"/>
    <w:rsid w:val="00885C83"/>
    <w:rsid w:val="008862BB"/>
    <w:rsid w:val="008876FA"/>
    <w:rsid w:val="0088779A"/>
    <w:rsid w:val="00890045"/>
    <w:rsid w:val="00891818"/>
    <w:rsid w:val="0089267A"/>
    <w:rsid w:val="00892861"/>
    <w:rsid w:val="00892C73"/>
    <w:rsid w:val="0089514C"/>
    <w:rsid w:val="0089608B"/>
    <w:rsid w:val="00896478"/>
    <w:rsid w:val="00896A48"/>
    <w:rsid w:val="00897FAF"/>
    <w:rsid w:val="008A0F25"/>
    <w:rsid w:val="008A1121"/>
    <w:rsid w:val="008A1FFF"/>
    <w:rsid w:val="008A2069"/>
    <w:rsid w:val="008A28A6"/>
    <w:rsid w:val="008A2AAD"/>
    <w:rsid w:val="008A2D44"/>
    <w:rsid w:val="008A3220"/>
    <w:rsid w:val="008A3909"/>
    <w:rsid w:val="008A40E4"/>
    <w:rsid w:val="008A4D7C"/>
    <w:rsid w:val="008A5A90"/>
    <w:rsid w:val="008A5DFF"/>
    <w:rsid w:val="008A664F"/>
    <w:rsid w:val="008A6F90"/>
    <w:rsid w:val="008A7662"/>
    <w:rsid w:val="008A7EED"/>
    <w:rsid w:val="008B0E84"/>
    <w:rsid w:val="008B1BEC"/>
    <w:rsid w:val="008B237D"/>
    <w:rsid w:val="008B255A"/>
    <w:rsid w:val="008B2C3B"/>
    <w:rsid w:val="008B2D4E"/>
    <w:rsid w:val="008B39E2"/>
    <w:rsid w:val="008B3E83"/>
    <w:rsid w:val="008B3F82"/>
    <w:rsid w:val="008B5135"/>
    <w:rsid w:val="008B7669"/>
    <w:rsid w:val="008B7C58"/>
    <w:rsid w:val="008C066F"/>
    <w:rsid w:val="008C08A0"/>
    <w:rsid w:val="008C132A"/>
    <w:rsid w:val="008C13C7"/>
    <w:rsid w:val="008C275F"/>
    <w:rsid w:val="008C336E"/>
    <w:rsid w:val="008C3B3F"/>
    <w:rsid w:val="008C3B81"/>
    <w:rsid w:val="008C3CCE"/>
    <w:rsid w:val="008C433E"/>
    <w:rsid w:val="008C440B"/>
    <w:rsid w:val="008C4DD1"/>
    <w:rsid w:val="008C51DA"/>
    <w:rsid w:val="008C5EB8"/>
    <w:rsid w:val="008C6AFB"/>
    <w:rsid w:val="008C7360"/>
    <w:rsid w:val="008C7526"/>
    <w:rsid w:val="008C7CD7"/>
    <w:rsid w:val="008D39F5"/>
    <w:rsid w:val="008D3BAE"/>
    <w:rsid w:val="008D45CB"/>
    <w:rsid w:val="008D4AF8"/>
    <w:rsid w:val="008D5418"/>
    <w:rsid w:val="008D78F2"/>
    <w:rsid w:val="008E22EC"/>
    <w:rsid w:val="008E4538"/>
    <w:rsid w:val="008E5120"/>
    <w:rsid w:val="008E5EE4"/>
    <w:rsid w:val="008E671F"/>
    <w:rsid w:val="008E700C"/>
    <w:rsid w:val="008E787E"/>
    <w:rsid w:val="008E7EFA"/>
    <w:rsid w:val="008F0732"/>
    <w:rsid w:val="008F2175"/>
    <w:rsid w:val="008F23CA"/>
    <w:rsid w:val="008F2429"/>
    <w:rsid w:val="008F3363"/>
    <w:rsid w:val="008F4010"/>
    <w:rsid w:val="008F537E"/>
    <w:rsid w:val="008F61D0"/>
    <w:rsid w:val="008F686A"/>
    <w:rsid w:val="008F70EC"/>
    <w:rsid w:val="008F72DF"/>
    <w:rsid w:val="008F7376"/>
    <w:rsid w:val="008F7A03"/>
    <w:rsid w:val="0090251C"/>
    <w:rsid w:val="009049E8"/>
    <w:rsid w:val="00904DB7"/>
    <w:rsid w:val="0090558B"/>
    <w:rsid w:val="00906062"/>
    <w:rsid w:val="009066F1"/>
    <w:rsid w:val="00906922"/>
    <w:rsid w:val="009073D3"/>
    <w:rsid w:val="00910265"/>
    <w:rsid w:val="00911163"/>
    <w:rsid w:val="00911921"/>
    <w:rsid w:val="0091290C"/>
    <w:rsid w:val="00915024"/>
    <w:rsid w:val="00915CD9"/>
    <w:rsid w:val="00916340"/>
    <w:rsid w:val="0092004A"/>
    <w:rsid w:val="00921105"/>
    <w:rsid w:val="00921267"/>
    <w:rsid w:val="00921C5E"/>
    <w:rsid w:val="009221D1"/>
    <w:rsid w:val="009222FE"/>
    <w:rsid w:val="00922343"/>
    <w:rsid w:val="009225AB"/>
    <w:rsid w:val="00922ACC"/>
    <w:rsid w:val="00922CAE"/>
    <w:rsid w:val="00923EE0"/>
    <w:rsid w:val="009242F4"/>
    <w:rsid w:val="00925925"/>
    <w:rsid w:val="00926C1D"/>
    <w:rsid w:val="00930AA6"/>
    <w:rsid w:val="00931925"/>
    <w:rsid w:val="00931EB9"/>
    <w:rsid w:val="00933125"/>
    <w:rsid w:val="00933567"/>
    <w:rsid w:val="00933914"/>
    <w:rsid w:val="00934EA1"/>
    <w:rsid w:val="00935637"/>
    <w:rsid w:val="00936B5D"/>
    <w:rsid w:val="00936DCF"/>
    <w:rsid w:val="00940E18"/>
    <w:rsid w:val="00940F36"/>
    <w:rsid w:val="00941497"/>
    <w:rsid w:val="00943CEB"/>
    <w:rsid w:val="00944098"/>
    <w:rsid w:val="0094442B"/>
    <w:rsid w:val="0094574F"/>
    <w:rsid w:val="00945CC3"/>
    <w:rsid w:val="00945F44"/>
    <w:rsid w:val="00947B34"/>
    <w:rsid w:val="00954DF1"/>
    <w:rsid w:val="00955896"/>
    <w:rsid w:val="00957379"/>
    <w:rsid w:val="00957437"/>
    <w:rsid w:val="00960BDF"/>
    <w:rsid w:val="009614A0"/>
    <w:rsid w:val="00961B8C"/>
    <w:rsid w:val="00963B96"/>
    <w:rsid w:val="009642E9"/>
    <w:rsid w:val="00964E8E"/>
    <w:rsid w:val="00965BBB"/>
    <w:rsid w:val="00966A3E"/>
    <w:rsid w:val="00967445"/>
    <w:rsid w:val="00967C2B"/>
    <w:rsid w:val="00973F74"/>
    <w:rsid w:val="009742C1"/>
    <w:rsid w:val="00974A1D"/>
    <w:rsid w:val="00974E42"/>
    <w:rsid w:val="00974E85"/>
    <w:rsid w:val="00976462"/>
    <w:rsid w:val="00976C0D"/>
    <w:rsid w:val="00977444"/>
    <w:rsid w:val="009776CB"/>
    <w:rsid w:val="0098250F"/>
    <w:rsid w:val="00984AFA"/>
    <w:rsid w:val="009852A0"/>
    <w:rsid w:val="00985473"/>
    <w:rsid w:val="00986D34"/>
    <w:rsid w:val="009871EB"/>
    <w:rsid w:val="00990F6F"/>
    <w:rsid w:val="00991633"/>
    <w:rsid w:val="00991817"/>
    <w:rsid w:val="00992791"/>
    <w:rsid w:val="00992D3E"/>
    <w:rsid w:val="00993A85"/>
    <w:rsid w:val="00994367"/>
    <w:rsid w:val="00995BEA"/>
    <w:rsid w:val="0099616F"/>
    <w:rsid w:val="00997531"/>
    <w:rsid w:val="00997AB4"/>
    <w:rsid w:val="009A0B80"/>
    <w:rsid w:val="009A1272"/>
    <w:rsid w:val="009A18FA"/>
    <w:rsid w:val="009A34E2"/>
    <w:rsid w:val="009A36D1"/>
    <w:rsid w:val="009A3BD7"/>
    <w:rsid w:val="009A4F38"/>
    <w:rsid w:val="009A4F6C"/>
    <w:rsid w:val="009A507C"/>
    <w:rsid w:val="009A5141"/>
    <w:rsid w:val="009A5781"/>
    <w:rsid w:val="009B0B61"/>
    <w:rsid w:val="009B2034"/>
    <w:rsid w:val="009B2239"/>
    <w:rsid w:val="009B345F"/>
    <w:rsid w:val="009B4E01"/>
    <w:rsid w:val="009B4EF6"/>
    <w:rsid w:val="009B4F5F"/>
    <w:rsid w:val="009B67A3"/>
    <w:rsid w:val="009C05AA"/>
    <w:rsid w:val="009C1B09"/>
    <w:rsid w:val="009C25B7"/>
    <w:rsid w:val="009C318E"/>
    <w:rsid w:val="009C48D2"/>
    <w:rsid w:val="009C52A3"/>
    <w:rsid w:val="009C687A"/>
    <w:rsid w:val="009C71DD"/>
    <w:rsid w:val="009C7CFB"/>
    <w:rsid w:val="009D1B80"/>
    <w:rsid w:val="009D2580"/>
    <w:rsid w:val="009D313B"/>
    <w:rsid w:val="009D3923"/>
    <w:rsid w:val="009D43B7"/>
    <w:rsid w:val="009D4FB1"/>
    <w:rsid w:val="009D60EB"/>
    <w:rsid w:val="009D6923"/>
    <w:rsid w:val="009D6EB4"/>
    <w:rsid w:val="009E0136"/>
    <w:rsid w:val="009E15F3"/>
    <w:rsid w:val="009E3765"/>
    <w:rsid w:val="009E3ABF"/>
    <w:rsid w:val="009E4F5D"/>
    <w:rsid w:val="009E502A"/>
    <w:rsid w:val="009E68A6"/>
    <w:rsid w:val="009E6A8C"/>
    <w:rsid w:val="009F0C41"/>
    <w:rsid w:val="009F156E"/>
    <w:rsid w:val="009F27F6"/>
    <w:rsid w:val="009F29BE"/>
    <w:rsid w:val="009F2FAE"/>
    <w:rsid w:val="009F3372"/>
    <w:rsid w:val="009F3E6E"/>
    <w:rsid w:val="009F4A34"/>
    <w:rsid w:val="009F586E"/>
    <w:rsid w:val="009F615C"/>
    <w:rsid w:val="009F6D58"/>
    <w:rsid w:val="009F6EC3"/>
    <w:rsid w:val="009F773A"/>
    <w:rsid w:val="009F78C3"/>
    <w:rsid w:val="009F79DC"/>
    <w:rsid w:val="009F7B6F"/>
    <w:rsid w:val="00A00218"/>
    <w:rsid w:val="00A01559"/>
    <w:rsid w:val="00A02982"/>
    <w:rsid w:val="00A0364D"/>
    <w:rsid w:val="00A0385D"/>
    <w:rsid w:val="00A03BC8"/>
    <w:rsid w:val="00A045E8"/>
    <w:rsid w:val="00A04788"/>
    <w:rsid w:val="00A04A3B"/>
    <w:rsid w:val="00A05FC4"/>
    <w:rsid w:val="00A068E5"/>
    <w:rsid w:val="00A06E5E"/>
    <w:rsid w:val="00A075EF"/>
    <w:rsid w:val="00A078F9"/>
    <w:rsid w:val="00A10D7C"/>
    <w:rsid w:val="00A11652"/>
    <w:rsid w:val="00A1166C"/>
    <w:rsid w:val="00A117BF"/>
    <w:rsid w:val="00A11996"/>
    <w:rsid w:val="00A1199D"/>
    <w:rsid w:val="00A11C94"/>
    <w:rsid w:val="00A12CD1"/>
    <w:rsid w:val="00A13713"/>
    <w:rsid w:val="00A1428B"/>
    <w:rsid w:val="00A1504B"/>
    <w:rsid w:val="00A17443"/>
    <w:rsid w:val="00A20797"/>
    <w:rsid w:val="00A20DF9"/>
    <w:rsid w:val="00A21DA8"/>
    <w:rsid w:val="00A220CA"/>
    <w:rsid w:val="00A226BE"/>
    <w:rsid w:val="00A22C67"/>
    <w:rsid w:val="00A22CAA"/>
    <w:rsid w:val="00A22E9F"/>
    <w:rsid w:val="00A24054"/>
    <w:rsid w:val="00A2428C"/>
    <w:rsid w:val="00A25E58"/>
    <w:rsid w:val="00A261BC"/>
    <w:rsid w:val="00A268E9"/>
    <w:rsid w:val="00A30C60"/>
    <w:rsid w:val="00A30D81"/>
    <w:rsid w:val="00A31237"/>
    <w:rsid w:val="00A31F95"/>
    <w:rsid w:val="00A32C6E"/>
    <w:rsid w:val="00A35EDA"/>
    <w:rsid w:val="00A36609"/>
    <w:rsid w:val="00A37362"/>
    <w:rsid w:val="00A378C0"/>
    <w:rsid w:val="00A4002A"/>
    <w:rsid w:val="00A418E4"/>
    <w:rsid w:val="00A41D84"/>
    <w:rsid w:val="00A4203F"/>
    <w:rsid w:val="00A42AFE"/>
    <w:rsid w:val="00A43B86"/>
    <w:rsid w:val="00A43CF0"/>
    <w:rsid w:val="00A4425C"/>
    <w:rsid w:val="00A45488"/>
    <w:rsid w:val="00A457B9"/>
    <w:rsid w:val="00A45AFD"/>
    <w:rsid w:val="00A465E2"/>
    <w:rsid w:val="00A50824"/>
    <w:rsid w:val="00A51232"/>
    <w:rsid w:val="00A51509"/>
    <w:rsid w:val="00A5178F"/>
    <w:rsid w:val="00A5186B"/>
    <w:rsid w:val="00A51E62"/>
    <w:rsid w:val="00A52CFB"/>
    <w:rsid w:val="00A535C6"/>
    <w:rsid w:val="00A54781"/>
    <w:rsid w:val="00A55952"/>
    <w:rsid w:val="00A55FA2"/>
    <w:rsid w:val="00A57022"/>
    <w:rsid w:val="00A5717C"/>
    <w:rsid w:val="00A604FE"/>
    <w:rsid w:val="00A60600"/>
    <w:rsid w:val="00A6265F"/>
    <w:rsid w:val="00A6278D"/>
    <w:rsid w:val="00A630FF"/>
    <w:rsid w:val="00A638DE"/>
    <w:rsid w:val="00A64D7E"/>
    <w:rsid w:val="00A65DD0"/>
    <w:rsid w:val="00A66DE9"/>
    <w:rsid w:val="00A70083"/>
    <w:rsid w:val="00A70138"/>
    <w:rsid w:val="00A709F5"/>
    <w:rsid w:val="00A70B8F"/>
    <w:rsid w:val="00A720D6"/>
    <w:rsid w:val="00A75876"/>
    <w:rsid w:val="00A75C25"/>
    <w:rsid w:val="00A75CC3"/>
    <w:rsid w:val="00A7688E"/>
    <w:rsid w:val="00A76FF9"/>
    <w:rsid w:val="00A7701D"/>
    <w:rsid w:val="00A77DBF"/>
    <w:rsid w:val="00A77FAD"/>
    <w:rsid w:val="00A80499"/>
    <w:rsid w:val="00A8187B"/>
    <w:rsid w:val="00A830BA"/>
    <w:rsid w:val="00A83DCF"/>
    <w:rsid w:val="00A83EB9"/>
    <w:rsid w:val="00A84835"/>
    <w:rsid w:val="00A84CBE"/>
    <w:rsid w:val="00A86639"/>
    <w:rsid w:val="00A86B9C"/>
    <w:rsid w:val="00A87A3E"/>
    <w:rsid w:val="00A905D9"/>
    <w:rsid w:val="00A9065A"/>
    <w:rsid w:val="00A91158"/>
    <w:rsid w:val="00A91E2D"/>
    <w:rsid w:val="00A92CE7"/>
    <w:rsid w:val="00A92F02"/>
    <w:rsid w:val="00A930A6"/>
    <w:rsid w:val="00A9374E"/>
    <w:rsid w:val="00A93D44"/>
    <w:rsid w:val="00A942D4"/>
    <w:rsid w:val="00A94831"/>
    <w:rsid w:val="00A94EAC"/>
    <w:rsid w:val="00A95219"/>
    <w:rsid w:val="00A95499"/>
    <w:rsid w:val="00A95C40"/>
    <w:rsid w:val="00A963FB"/>
    <w:rsid w:val="00A96C75"/>
    <w:rsid w:val="00A97314"/>
    <w:rsid w:val="00A976DB"/>
    <w:rsid w:val="00AA15F5"/>
    <w:rsid w:val="00AA1931"/>
    <w:rsid w:val="00AA21F1"/>
    <w:rsid w:val="00AA4E39"/>
    <w:rsid w:val="00AA5376"/>
    <w:rsid w:val="00AA7EED"/>
    <w:rsid w:val="00AB04AB"/>
    <w:rsid w:val="00AB0919"/>
    <w:rsid w:val="00AB1829"/>
    <w:rsid w:val="00AB2E24"/>
    <w:rsid w:val="00AB4467"/>
    <w:rsid w:val="00AB49F0"/>
    <w:rsid w:val="00AB4B43"/>
    <w:rsid w:val="00AB595B"/>
    <w:rsid w:val="00AB59CC"/>
    <w:rsid w:val="00AB5C7C"/>
    <w:rsid w:val="00AB5E8E"/>
    <w:rsid w:val="00AB5FC0"/>
    <w:rsid w:val="00AB60B8"/>
    <w:rsid w:val="00AB78EE"/>
    <w:rsid w:val="00AC0755"/>
    <w:rsid w:val="00AC133C"/>
    <w:rsid w:val="00AC263C"/>
    <w:rsid w:val="00AC2E9F"/>
    <w:rsid w:val="00AC3CB7"/>
    <w:rsid w:val="00AC4CB9"/>
    <w:rsid w:val="00AC4F45"/>
    <w:rsid w:val="00AC53AC"/>
    <w:rsid w:val="00AC67F0"/>
    <w:rsid w:val="00AC6816"/>
    <w:rsid w:val="00AC6922"/>
    <w:rsid w:val="00AC6C5A"/>
    <w:rsid w:val="00AC7170"/>
    <w:rsid w:val="00AC7274"/>
    <w:rsid w:val="00AC7E05"/>
    <w:rsid w:val="00AD00AA"/>
    <w:rsid w:val="00AD0588"/>
    <w:rsid w:val="00AD126C"/>
    <w:rsid w:val="00AD3646"/>
    <w:rsid w:val="00AD3FD6"/>
    <w:rsid w:val="00AD4041"/>
    <w:rsid w:val="00AD4A1A"/>
    <w:rsid w:val="00AD4A79"/>
    <w:rsid w:val="00AD520F"/>
    <w:rsid w:val="00AD6FFF"/>
    <w:rsid w:val="00AD7F2E"/>
    <w:rsid w:val="00AE0645"/>
    <w:rsid w:val="00AE0EC8"/>
    <w:rsid w:val="00AE2A8D"/>
    <w:rsid w:val="00AE38B5"/>
    <w:rsid w:val="00AE3D2B"/>
    <w:rsid w:val="00AE64F9"/>
    <w:rsid w:val="00AF0CEE"/>
    <w:rsid w:val="00AF123D"/>
    <w:rsid w:val="00AF184E"/>
    <w:rsid w:val="00AF30F6"/>
    <w:rsid w:val="00AF5B88"/>
    <w:rsid w:val="00AF613B"/>
    <w:rsid w:val="00AF67AD"/>
    <w:rsid w:val="00AF7A8E"/>
    <w:rsid w:val="00B000BD"/>
    <w:rsid w:val="00B00D1B"/>
    <w:rsid w:val="00B01130"/>
    <w:rsid w:val="00B027BC"/>
    <w:rsid w:val="00B02901"/>
    <w:rsid w:val="00B02BF2"/>
    <w:rsid w:val="00B03295"/>
    <w:rsid w:val="00B04AA1"/>
    <w:rsid w:val="00B06645"/>
    <w:rsid w:val="00B066AD"/>
    <w:rsid w:val="00B06978"/>
    <w:rsid w:val="00B06AB4"/>
    <w:rsid w:val="00B07615"/>
    <w:rsid w:val="00B10EA9"/>
    <w:rsid w:val="00B11475"/>
    <w:rsid w:val="00B1177D"/>
    <w:rsid w:val="00B1195E"/>
    <w:rsid w:val="00B1199F"/>
    <w:rsid w:val="00B17F29"/>
    <w:rsid w:val="00B215D9"/>
    <w:rsid w:val="00B22C9F"/>
    <w:rsid w:val="00B24115"/>
    <w:rsid w:val="00B24F8C"/>
    <w:rsid w:val="00B26594"/>
    <w:rsid w:val="00B26660"/>
    <w:rsid w:val="00B266FD"/>
    <w:rsid w:val="00B27A14"/>
    <w:rsid w:val="00B27AA0"/>
    <w:rsid w:val="00B30757"/>
    <w:rsid w:val="00B30E0B"/>
    <w:rsid w:val="00B3157F"/>
    <w:rsid w:val="00B31F00"/>
    <w:rsid w:val="00B35CD0"/>
    <w:rsid w:val="00B365B3"/>
    <w:rsid w:val="00B401E7"/>
    <w:rsid w:val="00B417A9"/>
    <w:rsid w:val="00B4295F"/>
    <w:rsid w:val="00B42EC4"/>
    <w:rsid w:val="00B43A4B"/>
    <w:rsid w:val="00B43AE4"/>
    <w:rsid w:val="00B44F0D"/>
    <w:rsid w:val="00B4546B"/>
    <w:rsid w:val="00B464B3"/>
    <w:rsid w:val="00B47743"/>
    <w:rsid w:val="00B47F19"/>
    <w:rsid w:val="00B50753"/>
    <w:rsid w:val="00B50BF9"/>
    <w:rsid w:val="00B51A5C"/>
    <w:rsid w:val="00B5210C"/>
    <w:rsid w:val="00B53A49"/>
    <w:rsid w:val="00B5490C"/>
    <w:rsid w:val="00B57D7C"/>
    <w:rsid w:val="00B57D7E"/>
    <w:rsid w:val="00B62260"/>
    <w:rsid w:val="00B6276E"/>
    <w:rsid w:val="00B63881"/>
    <w:rsid w:val="00B63D03"/>
    <w:rsid w:val="00B648EC"/>
    <w:rsid w:val="00B650E1"/>
    <w:rsid w:val="00B658D3"/>
    <w:rsid w:val="00B65EE3"/>
    <w:rsid w:val="00B6614B"/>
    <w:rsid w:val="00B665A6"/>
    <w:rsid w:val="00B66C3C"/>
    <w:rsid w:val="00B678AD"/>
    <w:rsid w:val="00B70FA9"/>
    <w:rsid w:val="00B71582"/>
    <w:rsid w:val="00B72AB2"/>
    <w:rsid w:val="00B72C7D"/>
    <w:rsid w:val="00B73581"/>
    <w:rsid w:val="00B75F7D"/>
    <w:rsid w:val="00B764D0"/>
    <w:rsid w:val="00B767E3"/>
    <w:rsid w:val="00B770DE"/>
    <w:rsid w:val="00B8179A"/>
    <w:rsid w:val="00B8236D"/>
    <w:rsid w:val="00B823F2"/>
    <w:rsid w:val="00B83456"/>
    <w:rsid w:val="00B83488"/>
    <w:rsid w:val="00B838C3"/>
    <w:rsid w:val="00B855FE"/>
    <w:rsid w:val="00B86BD5"/>
    <w:rsid w:val="00B86D42"/>
    <w:rsid w:val="00B907B7"/>
    <w:rsid w:val="00B90B70"/>
    <w:rsid w:val="00B91E43"/>
    <w:rsid w:val="00B92BEE"/>
    <w:rsid w:val="00B93F73"/>
    <w:rsid w:val="00B94891"/>
    <w:rsid w:val="00B94E64"/>
    <w:rsid w:val="00B95191"/>
    <w:rsid w:val="00B96F67"/>
    <w:rsid w:val="00B975E8"/>
    <w:rsid w:val="00BA02CF"/>
    <w:rsid w:val="00BA099C"/>
    <w:rsid w:val="00BA0AD0"/>
    <w:rsid w:val="00BA17B3"/>
    <w:rsid w:val="00BA2A95"/>
    <w:rsid w:val="00BA2B96"/>
    <w:rsid w:val="00BA3BB4"/>
    <w:rsid w:val="00BA41CD"/>
    <w:rsid w:val="00BA52D6"/>
    <w:rsid w:val="00BA5A42"/>
    <w:rsid w:val="00BA5BBD"/>
    <w:rsid w:val="00BB08B0"/>
    <w:rsid w:val="00BB0D07"/>
    <w:rsid w:val="00BB11AF"/>
    <w:rsid w:val="00BB39E3"/>
    <w:rsid w:val="00BB5472"/>
    <w:rsid w:val="00BB5EC4"/>
    <w:rsid w:val="00BB5F49"/>
    <w:rsid w:val="00BB6038"/>
    <w:rsid w:val="00BB700E"/>
    <w:rsid w:val="00BB72E5"/>
    <w:rsid w:val="00BC22BB"/>
    <w:rsid w:val="00BC269F"/>
    <w:rsid w:val="00BC2760"/>
    <w:rsid w:val="00BC4200"/>
    <w:rsid w:val="00BC4C2F"/>
    <w:rsid w:val="00BC65A8"/>
    <w:rsid w:val="00BC6664"/>
    <w:rsid w:val="00BC683F"/>
    <w:rsid w:val="00BC6A38"/>
    <w:rsid w:val="00BC6F3F"/>
    <w:rsid w:val="00BC71C7"/>
    <w:rsid w:val="00BC7AF6"/>
    <w:rsid w:val="00BD0362"/>
    <w:rsid w:val="00BD07C0"/>
    <w:rsid w:val="00BD1323"/>
    <w:rsid w:val="00BD18A8"/>
    <w:rsid w:val="00BD29E0"/>
    <w:rsid w:val="00BD2A96"/>
    <w:rsid w:val="00BD3753"/>
    <w:rsid w:val="00BD46C1"/>
    <w:rsid w:val="00BD5CE8"/>
    <w:rsid w:val="00BD6704"/>
    <w:rsid w:val="00BD6C70"/>
    <w:rsid w:val="00BE03F7"/>
    <w:rsid w:val="00BE0B02"/>
    <w:rsid w:val="00BE20C9"/>
    <w:rsid w:val="00BE250B"/>
    <w:rsid w:val="00BE2CEF"/>
    <w:rsid w:val="00BE3122"/>
    <w:rsid w:val="00BE5BA7"/>
    <w:rsid w:val="00BE621B"/>
    <w:rsid w:val="00BE6E94"/>
    <w:rsid w:val="00BF0F45"/>
    <w:rsid w:val="00BF12D9"/>
    <w:rsid w:val="00BF181C"/>
    <w:rsid w:val="00BF1F74"/>
    <w:rsid w:val="00BF2539"/>
    <w:rsid w:val="00BF26A0"/>
    <w:rsid w:val="00BF27DD"/>
    <w:rsid w:val="00BF2BE1"/>
    <w:rsid w:val="00BF317D"/>
    <w:rsid w:val="00BF33D7"/>
    <w:rsid w:val="00BF38CD"/>
    <w:rsid w:val="00BF406C"/>
    <w:rsid w:val="00BF4441"/>
    <w:rsid w:val="00BF4DD7"/>
    <w:rsid w:val="00BF5DB3"/>
    <w:rsid w:val="00BF61EB"/>
    <w:rsid w:val="00BF6822"/>
    <w:rsid w:val="00BF6866"/>
    <w:rsid w:val="00BF6E22"/>
    <w:rsid w:val="00BF79F3"/>
    <w:rsid w:val="00C0184B"/>
    <w:rsid w:val="00C044EE"/>
    <w:rsid w:val="00C04839"/>
    <w:rsid w:val="00C0530F"/>
    <w:rsid w:val="00C075D3"/>
    <w:rsid w:val="00C07B38"/>
    <w:rsid w:val="00C10A8C"/>
    <w:rsid w:val="00C11518"/>
    <w:rsid w:val="00C11DD6"/>
    <w:rsid w:val="00C1202B"/>
    <w:rsid w:val="00C12B59"/>
    <w:rsid w:val="00C15852"/>
    <w:rsid w:val="00C16374"/>
    <w:rsid w:val="00C1640D"/>
    <w:rsid w:val="00C21526"/>
    <w:rsid w:val="00C22F89"/>
    <w:rsid w:val="00C24332"/>
    <w:rsid w:val="00C2617B"/>
    <w:rsid w:val="00C26304"/>
    <w:rsid w:val="00C26DD5"/>
    <w:rsid w:val="00C270EA"/>
    <w:rsid w:val="00C27B43"/>
    <w:rsid w:val="00C32787"/>
    <w:rsid w:val="00C327DA"/>
    <w:rsid w:val="00C33EF9"/>
    <w:rsid w:val="00C34657"/>
    <w:rsid w:val="00C34BBE"/>
    <w:rsid w:val="00C351ED"/>
    <w:rsid w:val="00C36406"/>
    <w:rsid w:val="00C36BBA"/>
    <w:rsid w:val="00C37B54"/>
    <w:rsid w:val="00C37FEB"/>
    <w:rsid w:val="00C40116"/>
    <w:rsid w:val="00C40DC9"/>
    <w:rsid w:val="00C41682"/>
    <w:rsid w:val="00C42760"/>
    <w:rsid w:val="00C42A5F"/>
    <w:rsid w:val="00C439FF"/>
    <w:rsid w:val="00C44D7A"/>
    <w:rsid w:val="00C44DF2"/>
    <w:rsid w:val="00C4517A"/>
    <w:rsid w:val="00C4544A"/>
    <w:rsid w:val="00C45933"/>
    <w:rsid w:val="00C45F32"/>
    <w:rsid w:val="00C465B0"/>
    <w:rsid w:val="00C46EAB"/>
    <w:rsid w:val="00C4757C"/>
    <w:rsid w:val="00C513C5"/>
    <w:rsid w:val="00C51578"/>
    <w:rsid w:val="00C51DA2"/>
    <w:rsid w:val="00C530FA"/>
    <w:rsid w:val="00C5371A"/>
    <w:rsid w:val="00C542A6"/>
    <w:rsid w:val="00C54B35"/>
    <w:rsid w:val="00C5536E"/>
    <w:rsid w:val="00C56605"/>
    <w:rsid w:val="00C56F78"/>
    <w:rsid w:val="00C57B32"/>
    <w:rsid w:val="00C6141D"/>
    <w:rsid w:val="00C61C45"/>
    <w:rsid w:val="00C620BA"/>
    <w:rsid w:val="00C62850"/>
    <w:rsid w:val="00C63F3E"/>
    <w:rsid w:val="00C6422E"/>
    <w:rsid w:val="00C649BD"/>
    <w:rsid w:val="00C65139"/>
    <w:rsid w:val="00C658A5"/>
    <w:rsid w:val="00C659A5"/>
    <w:rsid w:val="00C659F0"/>
    <w:rsid w:val="00C67245"/>
    <w:rsid w:val="00C67575"/>
    <w:rsid w:val="00C71DA0"/>
    <w:rsid w:val="00C72B18"/>
    <w:rsid w:val="00C730A7"/>
    <w:rsid w:val="00C7398F"/>
    <w:rsid w:val="00C73ACC"/>
    <w:rsid w:val="00C74F96"/>
    <w:rsid w:val="00C757F6"/>
    <w:rsid w:val="00C7598B"/>
    <w:rsid w:val="00C76107"/>
    <w:rsid w:val="00C76883"/>
    <w:rsid w:val="00C76B2B"/>
    <w:rsid w:val="00C77CB0"/>
    <w:rsid w:val="00C80C8F"/>
    <w:rsid w:val="00C81CFD"/>
    <w:rsid w:val="00C82BD7"/>
    <w:rsid w:val="00C83507"/>
    <w:rsid w:val="00C83A30"/>
    <w:rsid w:val="00C8451A"/>
    <w:rsid w:val="00C850A4"/>
    <w:rsid w:val="00C85888"/>
    <w:rsid w:val="00C874F2"/>
    <w:rsid w:val="00C87C09"/>
    <w:rsid w:val="00C90AB6"/>
    <w:rsid w:val="00C91880"/>
    <w:rsid w:val="00C92010"/>
    <w:rsid w:val="00C925F9"/>
    <w:rsid w:val="00C92CF4"/>
    <w:rsid w:val="00C92EAD"/>
    <w:rsid w:val="00C9325A"/>
    <w:rsid w:val="00C932A6"/>
    <w:rsid w:val="00C93C6A"/>
    <w:rsid w:val="00C95E59"/>
    <w:rsid w:val="00C96BA2"/>
    <w:rsid w:val="00C96D4B"/>
    <w:rsid w:val="00C97818"/>
    <w:rsid w:val="00CA0D20"/>
    <w:rsid w:val="00CA137B"/>
    <w:rsid w:val="00CA1599"/>
    <w:rsid w:val="00CA1BBD"/>
    <w:rsid w:val="00CA27F6"/>
    <w:rsid w:val="00CA2967"/>
    <w:rsid w:val="00CA3E72"/>
    <w:rsid w:val="00CA3ED9"/>
    <w:rsid w:val="00CA505B"/>
    <w:rsid w:val="00CA61B4"/>
    <w:rsid w:val="00CB00EB"/>
    <w:rsid w:val="00CB044F"/>
    <w:rsid w:val="00CB0608"/>
    <w:rsid w:val="00CB1E64"/>
    <w:rsid w:val="00CB205D"/>
    <w:rsid w:val="00CB30E8"/>
    <w:rsid w:val="00CB4292"/>
    <w:rsid w:val="00CB42F6"/>
    <w:rsid w:val="00CB60A3"/>
    <w:rsid w:val="00CB634C"/>
    <w:rsid w:val="00CB65FA"/>
    <w:rsid w:val="00CC0123"/>
    <w:rsid w:val="00CC068D"/>
    <w:rsid w:val="00CC1651"/>
    <w:rsid w:val="00CC1724"/>
    <w:rsid w:val="00CC205A"/>
    <w:rsid w:val="00CC21D6"/>
    <w:rsid w:val="00CC2D7F"/>
    <w:rsid w:val="00CC335E"/>
    <w:rsid w:val="00CC3496"/>
    <w:rsid w:val="00CC42E6"/>
    <w:rsid w:val="00CC5193"/>
    <w:rsid w:val="00CC6DBF"/>
    <w:rsid w:val="00CC6F26"/>
    <w:rsid w:val="00CC70D6"/>
    <w:rsid w:val="00CC717C"/>
    <w:rsid w:val="00CC7BBF"/>
    <w:rsid w:val="00CD0097"/>
    <w:rsid w:val="00CD0928"/>
    <w:rsid w:val="00CD0E38"/>
    <w:rsid w:val="00CD0FA5"/>
    <w:rsid w:val="00CD1F34"/>
    <w:rsid w:val="00CD2056"/>
    <w:rsid w:val="00CD355A"/>
    <w:rsid w:val="00CD3D10"/>
    <w:rsid w:val="00CD4930"/>
    <w:rsid w:val="00CD4A37"/>
    <w:rsid w:val="00CD5238"/>
    <w:rsid w:val="00CD5B96"/>
    <w:rsid w:val="00CD5F35"/>
    <w:rsid w:val="00CD6A33"/>
    <w:rsid w:val="00CD776F"/>
    <w:rsid w:val="00CD7FCC"/>
    <w:rsid w:val="00CE04C3"/>
    <w:rsid w:val="00CE0961"/>
    <w:rsid w:val="00CE203D"/>
    <w:rsid w:val="00CE2814"/>
    <w:rsid w:val="00CE324D"/>
    <w:rsid w:val="00CE3B00"/>
    <w:rsid w:val="00CE4718"/>
    <w:rsid w:val="00CE639B"/>
    <w:rsid w:val="00CE643C"/>
    <w:rsid w:val="00CF2376"/>
    <w:rsid w:val="00CF29EE"/>
    <w:rsid w:val="00CF4A2A"/>
    <w:rsid w:val="00CF7648"/>
    <w:rsid w:val="00D00FA5"/>
    <w:rsid w:val="00D01557"/>
    <w:rsid w:val="00D031FE"/>
    <w:rsid w:val="00D03B7D"/>
    <w:rsid w:val="00D0465D"/>
    <w:rsid w:val="00D047F4"/>
    <w:rsid w:val="00D04E81"/>
    <w:rsid w:val="00D055A2"/>
    <w:rsid w:val="00D06CF4"/>
    <w:rsid w:val="00D071FF"/>
    <w:rsid w:val="00D108B1"/>
    <w:rsid w:val="00D111B2"/>
    <w:rsid w:val="00D11E38"/>
    <w:rsid w:val="00D12000"/>
    <w:rsid w:val="00D12D51"/>
    <w:rsid w:val="00D14C10"/>
    <w:rsid w:val="00D16B23"/>
    <w:rsid w:val="00D17535"/>
    <w:rsid w:val="00D20079"/>
    <w:rsid w:val="00D201D5"/>
    <w:rsid w:val="00D20513"/>
    <w:rsid w:val="00D214DE"/>
    <w:rsid w:val="00D21515"/>
    <w:rsid w:val="00D2151D"/>
    <w:rsid w:val="00D221B5"/>
    <w:rsid w:val="00D23EBF"/>
    <w:rsid w:val="00D248A2"/>
    <w:rsid w:val="00D24FF6"/>
    <w:rsid w:val="00D2604E"/>
    <w:rsid w:val="00D2766F"/>
    <w:rsid w:val="00D27BC4"/>
    <w:rsid w:val="00D3000C"/>
    <w:rsid w:val="00D300C7"/>
    <w:rsid w:val="00D30C08"/>
    <w:rsid w:val="00D31576"/>
    <w:rsid w:val="00D31A65"/>
    <w:rsid w:val="00D31D70"/>
    <w:rsid w:val="00D32B9F"/>
    <w:rsid w:val="00D32BF6"/>
    <w:rsid w:val="00D34F66"/>
    <w:rsid w:val="00D350DD"/>
    <w:rsid w:val="00D353D8"/>
    <w:rsid w:val="00D363FB"/>
    <w:rsid w:val="00D3651B"/>
    <w:rsid w:val="00D37362"/>
    <w:rsid w:val="00D37991"/>
    <w:rsid w:val="00D37E84"/>
    <w:rsid w:val="00D4031B"/>
    <w:rsid w:val="00D40A38"/>
    <w:rsid w:val="00D40F39"/>
    <w:rsid w:val="00D41CEC"/>
    <w:rsid w:val="00D42B22"/>
    <w:rsid w:val="00D43FE7"/>
    <w:rsid w:val="00D4416B"/>
    <w:rsid w:val="00D44F94"/>
    <w:rsid w:val="00D45083"/>
    <w:rsid w:val="00D466E2"/>
    <w:rsid w:val="00D47E9C"/>
    <w:rsid w:val="00D5004C"/>
    <w:rsid w:val="00D511A0"/>
    <w:rsid w:val="00D52BDA"/>
    <w:rsid w:val="00D52D1A"/>
    <w:rsid w:val="00D5335F"/>
    <w:rsid w:val="00D56ABD"/>
    <w:rsid w:val="00D5720E"/>
    <w:rsid w:val="00D57CC3"/>
    <w:rsid w:val="00D60042"/>
    <w:rsid w:val="00D6223C"/>
    <w:rsid w:val="00D647FA"/>
    <w:rsid w:val="00D65091"/>
    <w:rsid w:val="00D651B8"/>
    <w:rsid w:val="00D662AE"/>
    <w:rsid w:val="00D67757"/>
    <w:rsid w:val="00D70FA7"/>
    <w:rsid w:val="00D715DF"/>
    <w:rsid w:val="00D73081"/>
    <w:rsid w:val="00D74B1D"/>
    <w:rsid w:val="00D7667F"/>
    <w:rsid w:val="00D772DC"/>
    <w:rsid w:val="00D805A0"/>
    <w:rsid w:val="00D816B6"/>
    <w:rsid w:val="00D81C64"/>
    <w:rsid w:val="00D82BA0"/>
    <w:rsid w:val="00D833CA"/>
    <w:rsid w:val="00D85FBD"/>
    <w:rsid w:val="00D8772D"/>
    <w:rsid w:val="00D91006"/>
    <w:rsid w:val="00D94A08"/>
    <w:rsid w:val="00D94D85"/>
    <w:rsid w:val="00D94DF6"/>
    <w:rsid w:val="00D94F7B"/>
    <w:rsid w:val="00D9594A"/>
    <w:rsid w:val="00D959A3"/>
    <w:rsid w:val="00D9649B"/>
    <w:rsid w:val="00D97631"/>
    <w:rsid w:val="00DA06E4"/>
    <w:rsid w:val="00DA0933"/>
    <w:rsid w:val="00DA0AD4"/>
    <w:rsid w:val="00DA119E"/>
    <w:rsid w:val="00DA11BC"/>
    <w:rsid w:val="00DA139D"/>
    <w:rsid w:val="00DA189D"/>
    <w:rsid w:val="00DA2939"/>
    <w:rsid w:val="00DA3E14"/>
    <w:rsid w:val="00DA4CB1"/>
    <w:rsid w:val="00DA501E"/>
    <w:rsid w:val="00DA50F7"/>
    <w:rsid w:val="00DA666B"/>
    <w:rsid w:val="00DA6C99"/>
    <w:rsid w:val="00DB0859"/>
    <w:rsid w:val="00DB1066"/>
    <w:rsid w:val="00DB44FF"/>
    <w:rsid w:val="00DB4507"/>
    <w:rsid w:val="00DB7164"/>
    <w:rsid w:val="00DB7C22"/>
    <w:rsid w:val="00DC05B5"/>
    <w:rsid w:val="00DC1875"/>
    <w:rsid w:val="00DC2411"/>
    <w:rsid w:val="00DC2A1C"/>
    <w:rsid w:val="00DC4A03"/>
    <w:rsid w:val="00DC56A9"/>
    <w:rsid w:val="00DC5BF9"/>
    <w:rsid w:val="00DC7194"/>
    <w:rsid w:val="00DC7451"/>
    <w:rsid w:val="00DC766E"/>
    <w:rsid w:val="00DD0A62"/>
    <w:rsid w:val="00DD0B15"/>
    <w:rsid w:val="00DD0B96"/>
    <w:rsid w:val="00DD2ECE"/>
    <w:rsid w:val="00DD4542"/>
    <w:rsid w:val="00DE2D11"/>
    <w:rsid w:val="00DE2E8F"/>
    <w:rsid w:val="00DE3215"/>
    <w:rsid w:val="00DE35F6"/>
    <w:rsid w:val="00DE44D1"/>
    <w:rsid w:val="00DE4D8C"/>
    <w:rsid w:val="00DE581F"/>
    <w:rsid w:val="00DE5A88"/>
    <w:rsid w:val="00DE6068"/>
    <w:rsid w:val="00DE61FC"/>
    <w:rsid w:val="00DF0073"/>
    <w:rsid w:val="00DF0631"/>
    <w:rsid w:val="00DF0DD5"/>
    <w:rsid w:val="00DF15CA"/>
    <w:rsid w:val="00DF22D1"/>
    <w:rsid w:val="00DF2B56"/>
    <w:rsid w:val="00DF3049"/>
    <w:rsid w:val="00DF31DD"/>
    <w:rsid w:val="00DF4B45"/>
    <w:rsid w:val="00DF4DBE"/>
    <w:rsid w:val="00DF4F57"/>
    <w:rsid w:val="00DF54D4"/>
    <w:rsid w:val="00DF560A"/>
    <w:rsid w:val="00E00F4E"/>
    <w:rsid w:val="00E016FA"/>
    <w:rsid w:val="00E028A2"/>
    <w:rsid w:val="00E02D81"/>
    <w:rsid w:val="00E047F9"/>
    <w:rsid w:val="00E05122"/>
    <w:rsid w:val="00E05382"/>
    <w:rsid w:val="00E07557"/>
    <w:rsid w:val="00E11FE6"/>
    <w:rsid w:val="00E14E3E"/>
    <w:rsid w:val="00E14E86"/>
    <w:rsid w:val="00E1565A"/>
    <w:rsid w:val="00E158F8"/>
    <w:rsid w:val="00E15A86"/>
    <w:rsid w:val="00E178AD"/>
    <w:rsid w:val="00E206C6"/>
    <w:rsid w:val="00E210C2"/>
    <w:rsid w:val="00E217D9"/>
    <w:rsid w:val="00E225A6"/>
    <w:rsid w:val="00E233C1"/>
    <w:rsid w:val="00E238AB"/>
    <w:rsid w:val="00E25421"/>
    <w:rsid w:val="00E25BC8"/>
    <w:rsid w:val="00E3087D"/>
    <w:rsid w:val="00E31C4E"/>
    <w:rsid w:val="00E31F43"/>
    <w:rsid w:val="00E31FD0"/>
    <w:rsid w:val="00E321DC"/>
    <w:rsid w:val="00E3225B"/>
    <w:rsid w:val="00E339CD"/>
    <w:rsid w:val="00E34081"/>
    <w:rsid w:val="00E343F0"/>
    <w:rsid w:val="00E34449"/>
    <w:rsid w:val="00E344D8"/>
    <w:rsid w:val="00E3535F"/>
    <w:rsid w:val="00E369EA"/>
    <w:rsid w:val="00E36F06"/>
    <w:rsid w:val="00E40C87"/>
    <w:rsid w:val="00E414E0"/>
    <w:rsid w:val="00E43106"/>
    <w:rsid w:val="00E441DA"/>
    <w:rsid w:val="00E443EB"/>
    <w:rsid w:val="00E445FD"/>
    <w:rsid w:val="00E44F5E"/>
    <w:rsid w:val="00E45119"/>
    <w:rsid w:val="00E45D3B"/>
    <w:rsid w:val="00E46334"/>
    <w:rsid w:val="00E4729D"/>
    <w:rsid w:val="00E47622"/>
    <w:rsid w:val="00E479B4"/>
    <w:rsid w:val="00E50698"/>
    <w:rsid w:val="00E50865"/>
    <w:rsid w:val="00E50EB7"/>
    <w:rsid w:val="00E52202"/>
    <w:rsid w:val="00E52489"/>
    <w:rsid w:val="00E52A95"/>
    <w:rsid w:val="00E535D9"/>
    <w:rsid w:val="00E54EFB"/>
    <w:rsid w:val="00E54F98"/>
    <w:rsid w:val="00E56489"/>
    <w:rsid w:val="00E56490"/>
    <w:rsid w:val="00E564E8"/>
    <w:rsid w:val="00E56CBA"/>
    <w:rsid w:val="00E6235E"/>
    <w:rsid w:val="00E624EE"/>
    <w:rsid w:val="00E646AB"/>
    <w:rsid w:val="00E64DA7"/>
    <w:rsid w:val="00E65B5E"/>
    <w:rsid w:val="00E6695C"/>
    <w:rsid w:val="00E679CF"/>
    <w:rsid w:val="00E704FB"/>
    <w:rsid w:val="00E71AB5"/>
    <w:rsid w:val="00E71E27"/>
    <w:rsid w:val="00E73F21"/>
    <w:rsid w:val="00E747BF"/>
    <w:rsid w:val="00E75956"/>
    <w:rsid w:val="00E75FAE"/>
    <w:rsid w:val="00E770DE"/>
    <w:rsid w:val="00E77817"/>
    <w:rsid w:val="00E77D31"/>
    <w:rsid w:val="00E80B13"/>
    <w:rsid w:val="00E80F47"/>
    <w:rsid w:val="00E81A82"/>
    <w:rsid w:val="00E83D2D"/>
    <w:rsid w:val="00E8453E"/>
    <w:rsid w:val="00E8532F"/>
    <w:rsid w:val="00E85F5B"/>
    <w:rsid w:val="00E87461"/>
    <w:rsid w:val="00E879A2"/>
    <w:rsid w:val="00E90B0C"/>
    <w:rsid w:val="00E91732"/>
    <w:rsid w:val="00E9177D"/>
    <w:rsid w:val="00E93FD1"/>
    <w:rsid w:val="00E94B1A"/>
    <w:rsid w:val="00E953B4"/>
    <w:rsid w:val="00E95599"/>
    <w:rsid w:val="00E96B11"/>
    <w:rsid w:val="00E97C00"/>
    <w:rsid w:val="00EA0C44"/>
    <w:rsid w:val="00EA1B73"/>
    <w:rsid w:val="00EA1F52"/>
    <w:rsid w:val="00EA24AD"/>
    <w:rsid w:val="00EA2535"/>
    <w:rsid w:val="00EA2582"/>
    <w:rsid w:val="00EA54B0"/>
    <w:rsid w:val="00EA59EE"/>
    <w:rsid w:val="00EA6D99"/>
    <w:rsid w:val="00EB00BA"/>
    <w:rsid w:val="00EB08F9"/>
    <w:rsid w:val="00EB127B"/>
    <w:rsid w:val="00EB1958"/>
    <w:rsid w:val="00EB1C8F"/>
    <w:rsid w:val="00EB1E25"/>
    <w:rsid w:val="00EB1F1F"/>
    <w:rsid w:val="00EB280F"/>
    <w:rsid w:val="00EB399F"/>
    <w:rsid w:val="00EB423D"/>
    <w:rsid w:val="00EB4990"/>
    <w:rsid w:val="00EB4D0E"/>
    <w:rsid w:val="00EB52ED"/>
    <w:rsid w:val="00EB574F"/>
    <w:rsid w:val="00EB5A1B"/>
    <w:rsid w:val="00EB60B2"/>
    <w:rsid w:val="00EB6585"/>
    <w:rsid w:val="00EB696D"/>
    <w:rsid w:val="00EC08E2"/>
    <w:rsid w:val="00EC0ACF"/>
    <w:rsid w:val="00EC1D33"/>
    <w:rsid w:val="00EC1FAF"/>
    <w:rsid w:val="00EC2492"/>
    <w:rsid w:val="00EC2972"/>
    <w:rsid w:val="00EC4B27"/>
    <w:rsid w:val="00EC4C08"/>
    <w:rsid w:val="00EC5D8C"/>
    <w:rsid w:val="00EC6846"/>
    <w:rsid w:val="00EC69E6"/>
    <w:rsid w:val="00EC6AC7"/>
    <w:rsid w:val="00EC6ED5"/>
    <w:rsid w:val="00EC6FCF"/>
    <w:rsid w:val="00EC7734"/>
    <w:rsid w:val="00ED072F"/>
    <w:rsid w:val="00ED16EC"/>
    <w:rsid w:val="00ED23ED"/>
    <w:rsid w:val="00ED2440"/>
    <w:rsid w:val="00ED3800"/>
    <w:rsid w:val="00ED55D9"/>
    <w:rsid w:val="00ED5BBB"/>
    <w:rsid w:val="00ED6418"/>
    <w:rsid w:val="00ED7417"/>
    <w:rsid w:val="00ED7C5A"/>
    <w:rsid w:val="00EE1CDE"/>
    <w:rsid w:val="00EE1F64"/>
    <w:rsid w:val="00EE2685"/>
    <w:rsid w:val="00EE2ED5"/>
    <w:rsid w:val="00EE4219"/>
    <w:rsid w:val="00EE6851"/>
    <w:rsid w:val="00EE7E75"/>
    <w:rsid w:val="00EF04B5"/>
    <w:rsid w:val="00EF0760"/>
    <w:rsid w:val="00EF0FBE"/>
    <w:rsid w:val="00EF113A"/>
    <w:rsid w:val="00EF168D"/>
    <w:rsid w:val="00EF1F6D"/>
    <w:rsid w:val="00EF21CD"/>
    <w:rsid w:val="00EF250D"/>
    <w:rsid w:val="00EF38A0"/>
    <w:rsid w:val="00EF3B50"/>
    <w:rsid w:val="00EF45A7"/>
    <w:rsid w:val="00EF6871"/>
    <w:rsid w:val="00EF761B"/>
    <w:rsid w:val="00EF7713"/>
    <w:rsid w:val="00EF7FBA"/>
    <w:rsid w:val="00F003FE"/>
    <w:rsid w:val="00F0122F"/>
    <w:rsid w:val="00F0148C"/>
    <w:rsid w:val="00F01C1E"/>
    <w:rsid w:val="00F020B8"/>
    <w:rsid w:val="00F02E44"/>
    <w:rsid w:val="00F041B0"/>
    <w:rsid w:val="00F05758"/>
    <w:rsid w:val="00F05F70"/>
    <w:rsid w:val="00F069AE"/>
    <w:rsid w:val="00F06CD9"/>
    <w:rsid w:val="00F078D4"/>
    <w:rsid w:val="00F07AA8"/>
    <w:rsid w:val="00F10E4A"/>
    <w:rsid w:val="00F11479"/>
    <w:rsid w:val="00F122EB"/>
    <w:rsid w:val="00F12735"/>
    <w:rsid w:val="00F12907"/>
    <w:rsid w:val="00F141E5"/>
    <w:rsid w:val="00F14B3D"/>
    <w:rsid w:val="00F14F01"/>
    <w:rsid w:val="00F1562A"/>
    <w:rsid w:val="00F1584D"/>
    <w:rsid w:val="00F1660E"/>
    <w:rsid w:val="00F1662D"/>
    <w:rsid w:val="00F17260"/>
    <w:rsid w:val="00F1737A"/>
    <w:rsid w:val="00F179C2"/>
    <w:rsid w:val="00F17C63"/>
    <w:rsid w:val="00F23341"/>
    <w:rsid w:val="00F249EA"/>
    <w:rsid w:val="00F25677"/>
    <w:rsid w:val="00F25C54"/>
    <w:rsid w:val="00F26062"/>
    <w:rsid w:val="00F26EFF"/>
    <w:rsid w:val="00F27BC6"/>
    <w:rsid w:val="00F3104C"/>
    <w:rsid w:val="00F31283"/>
    <w:rsid w:val="00F31731"/>
    <w:rsid w:val="00F31F3C"/>
    <w:rsid w:val="00F330C4"/>
    <w:rsid w:val="00F34673"/>
    <w:rsid w:val="00F34C4E"/>
    <w:rsid w:val="00F35782"/>
    <w:rsid w:val="00F35B73"/>
    <w:rsid w:val="00F35C04"/>
    <w:rsid w:val="00F377D0"/>
    <w:rsid w:val="00F40673"/>
    <w:rsid w:val="00F40A63"/>
    <w:rsid w:val="00F42462"/>
    <w:rsid w:val="00F426C7"/>
    <w:rsid w:val="00F42B27"/>
    <w:rsid w:val="00F42E97"/>
    <w:rsid w:val="00F43436"/>
    <w:rsid w:val="00F45D21"/>
    <w:rsid w:val="00F46B5C"/>
    <w:rsid w:val="00F46D12"/>
    <w:rsid w:val="00F476FF"/>
    <w:rsid w:val="00F47B0B"/>
    <w:rsid w:val="00F47FFA"/>
    <w:rsid w:val="00F51F9A"/>
    <w:rsid w:val="00F522DC"/>
    <w:rsid w:val="00F526EE"/>
    <w:rsid w:val="00F52D3A"/>
    <w:rsid w:val="00F531F2"/>
    <w:rsid w:val="00F53F33"/>
    <w:rsid w:val="00F547DC"/>
    <w:rsid w:val="00F54C39"/>
    <w:rsid w:val="00F55043"/>
    <w:rsid w:val="00F566CC"/>
    <w:rsid w:val="00F575B5"/>
    <w:rsid w:val="00F57E30"/>
    <w:rsid w:val="00F603CB"/>
    <w:rsid w:val="00F60ED4"/>
    <w:rsid w:val="00F61853"/>
    <w:rsid w:val="00F622AB"/>
    <w:rsid w:val="00F627CA"/>
    <w:rsid w:val="00F64B23"/>
    <w:rsid w:val="00F64E59"/>
    <w:rsid w:val="00F65722"/>
    <w:rsid w:val="00F65D44"/>
    <w:rsid w:val="00F65EBD"/>
    <w:rsid w:val="00F67260"/>
    <w:rsid w:val="00F70A5B"/>
    <w:rsid w:val="00F71BB8"/>
    <w:rsid w:val="00F72FF4"/>
    <w:rsid w:val="00F73481"/>
    <w:rsid w:val="00F735C2"/>
    <w:rsid w:val="00F73CFF"/>
    <w:rsid w:val="00F766E5"/>
    <w:rsid w:val="00F7676A"/>
    <w:rsid w:val="00F76B02"/>
    <w:rsid w:val="00F76FB9"/>
    <w:rsid w:val="00F8047E"/>
    <w:rsid w:val="00F82475"/>
    <w:rsid w:val="00F8430D"/>
    <w:rsid w:val="00F8527B"/>
    <w:rsid w:val="00F853E8"/>
    <w:rsid w:val="00F86E5A"/>
    <w:rsid w:val="00F87306"/>
    <w:rsid w:val="00F8745B"/>
    <w:rsid w:val="00F87C49"/>
    <w:rsid w:val="00F90431"/>
    <w:rsid w:val="00F91122"/>
    <w:rsid w:val="00F93490"/>
    <w:rsid w:val="00F94B32"/>
    <w:rsid w:val="00F95155"/>
    <w:rsid w:val="00F96125"/>
    <w:rsid w:val="00F978FF"/>
    <w:rsid w:val="00FA007B"/>
    <w:rsid w:val="00FA1F80"/>
    <w:rsid w:val="00FA27C4"/>
    <w:rsid w:val="00FA2EF4"/>
    <w:rsid w:val="00FA4DD4"/>
    <w:rsid w:val="00FA692A"/>
    <w:rsid w:val="00FA7430"/>
    <w:rsid w:val="00FB06D8"/>
    <w:rsid w:val="00FB0A40"/>
    <w:rsid w:val="00FB0BF5"/>
    <w:rsid w:val="00FB109C"/>
    <w:rsid w:val="00FB3A6F"/>
    <w:rsid w:val="00FB421F"/>
    <w:rsid w:val="00FB7442"/>
    <w:rsid w:val="00FB7932"/>
    <w:rsid w:val="00FC053D"/>
    <w:rsid w:val="00FC08B2"/>
    <w:rsid w:val="00FC1A87"/>
    <w:rsid w:val="00FC362B"/>
    <w:rsid w:val="00FC467E"/>
    <w:rsid w:val="00FC5046"/>
    <w:rsid w:val="00FC5974"/>
    <w:rsid w:val="00FC6BCA"/>
    <w:rsid w:val="00FC6C87"/>
    <w:rsid w:val="00FC7501"/>
    <w:rsid w:val="00FD0027"/>
    <w:rsid w:val="00FD164D"/>
    <w:rsid w:val="00FD1784"/>
    <w:rsid w:val="00FD1EA6"/>
    <w:rsid w:val="00FD2EE3"/>
    <w:rsid w:val="00FD30F9"/>
    <w:rsid w:val="00FD4ED5"/>
    <w:rsid w:val="00FD5044"/>
    <w:rsid w:val="00FD574F"/>
    <w:rsid w:val="00FD5D2E"/>
    <w:rsid w:val="00FD6904"/>
    <w:rsid w:val="00FD7D1A"/>
    <w:rsid w:val="00FE059F"/>
    <w:rsid w:val="00FE0D6C"/>
    <w:rsid w:val="00FE31D3"/>
    <w:rsid w:val="00FE3991"/>
    <w:rsid w:val="00FE3F63"/>
    <w:rsid w:val="00FE427E"/>
    <w:rsid w:val="00FE4CD2"/>
    <w:rsid w:val="00FE5434"/>
    <w:rsid w:val="00FE6177"/>
    <w:rsid w:val="00FE63DE"/>
    <w:rsid w:val="00FE6FA8"/>
    <w:rsid w:val="00FE79CD"/>
    <w:rsid w:val="00FF0562"/>
    <w:rsid w:val="00FF06DA"/>
    <w:rsid w:val="00FF169C"/>
    <w:rsid w:val="00FF2FDE"/>
    <w:rsid w:val="00FF310A"/>
    <w:rsid w:val="00FF46DA"/>
    <w:rsid w:val="00FF5651"/>
    <w:rsid w:val="00FF590E"/>
    <w:rsid w:val="00FF6BA5"/>
    <w:rsid w:val="00FF6BCD"/>
    <w:rsid w:val="00FF6EF4"/>
    <w:rsid w:val="00FF7ADE"/>
    <w:rsid w:val="00FF7C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0290">
      <v:textbox inset="5.85pt,.7pt,5.85pt,.7pt"/>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EF21CD"/>
    <w:pPr>
      <w:widowControl w:val="0"/>
      <w:jc w:val="both"/>
    </w:pPr>
    <w:rPr>
      <w:kern w:val="2"/>
      <w:sz w:val="21"/>
      <w:szCs w:val="24"/>
    </w:rPr>
  </w:style>
  <w:style w:type="paragraph" w:styleId="1">
    <w:name w:val="heading 1"/>
    <w:basedOn w:val="a1"/>
    <w:next w:val="a1"/>
    <w:autoRedefine/>
    <w:qFormat/>
    <w:rsid w:val="00B65EE3"/>
    <w:pPr>
      <w:keepNext/>
      <w:numPr>
        <w:numId w:val="2"/>
      </w:numPr>
      <w:autoSpaceDE w:val="0"/>
      <w:autoSpaceDN w:val="0"/>
      <w:adjustRightInd w:val="0"/>
      <w:jc w:val="left"/>
      <w:outlineLvl w:val="0"/>
    </w:pPr>
    <w:rPr>
      <w:rFonts w:ascii="Arial" w:hAnsi="Arial" w:cs="Arial"/>
      <w:b/>
      <w:bCs/>
      <w:kern w:val="0"/>
      <w:sz w:val="36"/>
      <w:szCs w:val="36"/>
    </w:rPr>
  </w:style>
  <w:style w:type="paragraph" w:styleId="2">
    <w:name w:val="heading 2"/>
    <w:basedOn w:val="a1"/>
    <w:next w:val="a1"/>
    <w:qFormat/>
    <w:rsid w:val="00027F1E"/>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1"/>
    <w:next w:val="a1"/>
    <w:qFormat/>
    <w:rsid w:val="00027F1E"/>
    <w:pPr>
      <w:keepNext/>
      <w:keepLines/>
      <w:numPr>
        <w:ilvl w:val="2"/>
        <w:numId w:val="2"/>
      </w:numPr>
      <w:spacing w:before="260" w:after="260" w:line="416" w:lineRule="auto"/>
      <w:outlineLvl w:val="2"/>
    </w:pPr>
    <w:rPr>
      <w:b/>
      <w:bCs/>
      <w:sz w:val="32"/>
      <w:szCs w:val="32"/>
    </w:rPr>
  </w:style>
  <w:style w:type="paragraph" w:styleId="4">
    <w:name w:val="heading 4"/>
    <w:basedOn w:val="a1"/>
    <w:next w:val="a1"/>
    <w:qFormat/>
    <w:rsid w:val="003A30F5"/>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1"/>
    <w:next w:val="a1"/>
    <w:qFormat/>
    <w:rsid w:val="003A30F5"/>
    <w:pPr>
      <w:keepNext/>
      <w:keepLines/>
      <w:numPr>
        <w:ilvl w:val="4"/>
        <w:numId w:val="2"/>
      </w:numPr>
      <w:spacing w:before="280" w:after="290" w:line="376" w:lineRule="auto"/>
      <w:outlineLvl w:val="4"/>
    </w:pPr>
    <w:rPr>
      <w:b/>
      <w:bCs/>
      <w:sz w:val="28"/>
      <w:szCs w:val="28"/>
    </w:rPr>
  </w:style>
  <w:style w:type="paragraph" w:styleId="6">
    <w:name w:val="heading 6"/>
    <w:basedOn w:val="a1"/>
    <w:next w:val="a1"/>
    <w:qFormat/>
    <w:rsid w:val="003A30F5"/>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1"/>
    <w:next w:val="a1"/>
    <w:qFormat/>
    <w:rsid w:val="003A30F5"/>
    <w:pPr>
      <w:keepNext/>
      <w:keepLines/>
      <w:numPr>
        <w:ilvl w:val="6"/>
        <w:numId w:val="2"/>
      </w:numPr>
      <w:spacing w:before="240" w:after="64" w:line="320" w:lineRule="auto"/>
      <w:outlineLvl w:val="6"/>
    </w:pPr>
    <w:rPr>
      <w:b/>
      <w:bCs/>
      <w:sz w:val="24"/>
    </w:rPr>
  </w:style>
  <w:style w:type="paragraph" w:styleId="8">
    <w:name w:val="heading 8"/>
    <w:basedOn w:val="a1"/>
    <w:next w:val="a1"/>
    <w:qFormat/>
    <w:rsid w:val="003A30F5"/>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1"/>
    <w:next w:val="a1"/>
    <w:qFormat/>
    <w:rsid w:val="003A30F5"/>
    <w:pPr>
      <w:keepNext/>
      <w:keepLines/>
      <w:numPr>
        <w:ilvl w:val="8"/>
        <w:numId w:val="2"/>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027F1E"/>
    <w:pPr>
      <w:widowControl w:val="0"/>
      <w:autoSpaceDE w:val="0"/>
      <w:autoSpaceDN w:val="0"/>
      <w:adjustRightInd w:val="0"/>
    </w:pPr>
    <w:rPr>
      <w:rFonts w:ascii="Arial" w:hAnsi="Arial" w:cs="Arial"/>
      <w:color w:val="000000"/>
      <w:sz w:val="24"/>
      <w:szCs w:val="24"/>
    </w:rPr>
  </w:style>
  <w:style w:type="paragraph" w:customStyle="1" w:styleId="CM103">
    <w:name w:val="CM103"/>
    <w:basedOn w:val="Default"/>
    <w:next w:val="Default"/>
    <w:rsid w:val="00027F1E"/>
    <w:pPr>
      <w:spacing w:after="360"/>
    </w:pPr>
    <w:rPr>
      <w:rFonts w:ascii="Times New Roman" w:hAnsi="Times New Roman" w:cs="Times New Roman"/>
      <w:color w:val="auto"/>
      <w:sz w:val="20"/>
    </w:rPr>
  </w:style>
  <w:style w:type="paragraph" w:customStyle="1" w:styleId="CM76">
    <w:name w:val="CM76"/>
    <w:basedOn w:val="Default"/>
    <w:next w:val="Default"/>
    <w:rsid w:val="00027F1E"/>
    <w:pPr>
      <w:spacing w:after="185"/>
    </w:pPr>
    <w:rPr>
      <w:rFonts w:ascii="Times New Roman" w:hAnsi="Times New Roman" w:cs="Times New Roman"/>
      <w:color w:val="auto"/>
      <w:sz w:val="20"/>
    </w:rPr>
  </w:style>
  <w:style w:type="paragraph" w:customStyle="1" w:styleId="CM14">
    <w:name w:val="CM14"/>
    <w:basedOn w:val="Default"/>
    <w:next w:val="Default"/>
    <w:rsid w:val="00027F1E"/>
    <w:pPr>
      <w:spacing w:line="220" w:lineRule="atLeast"/>
    </w:pPr>
    <w:rPr>
      <w:rFonts w:ascii="Times New Roman" w:hAnsi="Times New Roman" w:cs="Times New Roman"/>
      <w:color w:val="auto"/>
      <w:sz w:val="20"/>
    </w:rPr>
  </w:style>
  <w:style w:type="paragraph" w:customStyle="1" w:styleId="CM91">
    <w:name w:val="CM91"/>
    <w:basedOn w:val="Default"/>
    <w:next w:val="Default"/>
    <w:rsid w:val="00027F1E"/>
    <w:pPr>
      <w:spacing w:after="308"/>
    </w:pPr>
    <w:rPr>
      <w:rFonts w:ascii="Times New Roman" w:hAnsi="Times New Roman" w:cs="Times New Roman"/>
      <w:color w:val="auto"/>
      <w:sz w:val="20"/>
    </w:rPr>
  </w:style>
  <w:style w:type="paragraph" w:styleId="a5">
    <w:name w:val="header"/>
    <w:basedOn w:val="a1"/>
    <w:rsid w:val="00DF4B45"/>
    <w:pPr>
      <w:pBdr>
        <w:bottom w:val="single" w:sz="6" w:space="1" w:color="auto"/>
      </w:pBdr>
      <w:tabs>
        <w:tab w:val="center" w:pos="4153"/>
        <w:tab w:val="right" w:pos="8306"/>
      </w:tabs>
      <w:snapToGrid w:val="0"/>
      <w:jc w:val="center"/>
    </w:pPr>
    <w:rPr>
      <w:sz w:val="18"/>
      <w:szCs w:val="18"/>
    </w:rPr>
  </w:style>
  <w:style w:type="paragraph" w:styleId="a6">
    <w:name w:val="footer"/>
    <w:basedOn w:val="a1"/>
    <w:rsid w:val="00DF4B45"/>
    <w:pPr>
      <w:tabs>
        <w:tab w:val="center" w:pos="4153"/>
        <w:tab w:val="right" w:pos="8306"/>
      </w:tabs>
      <w:snapToGrid w:val="0"/>
      <w:jc w:val="left"/>
    </w:pPr>
    <w:rPr>
      <w:sz w:val="18"/>
      <w:szCs w:val="18"/>
    </w:rPr>
  </w:style>
  <w:style w:type="character" w:styleId="a7">
    <w:name w:val="page number"/>
    <w:basedOn w:val="a2"/>
    <w:rsid w:val="00DF4B45"/>
  </w:style>
  <w:style w:type="table" w:styleId="a8">
    <w:name w:val="Table Grid"/>
    <w:basedOn w:val="a3"/>
    <w:rsid w:val="0007258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1"/>
    <w:next w:val="a1"/>
    <w:autoRedefine/>
    <w:uiPriority w:val="39"/>
    <w:rsid w:val="0007258F"/>
  </w:style>
  <w:style w:type="character" w:styleId="a9">
    <w:name w:val="Hyperlink"/>
    <w:basedOn w:val="a2"/>
    <w:uiPriority w:val="99"/>
    <w:rsid w:val="0007258F"/>
    <w:rPr>
      <w:color w:val="0000FF"/>
      <w:u w:val="single"/>
    </w:rPr>
  </w:style>
  <w:style w:type="paragraph" w:styleId="20">
    <w:name w:val="toc 2"/>
    <w:basedOn w:val="a1"/>
    <w:next w:val="a1"/>
    <w:autoRedefine/>
    <w:uiPriority w:val="39"/>
    <w:rsid w:val="00387DED"/>
    <w:pPr>
      <w:ind w:leftChars="200" w:left="420"/>
    </w:pPr>
  </w:style>
  <w:style w:type="paragraph" w:customStyle="1" w:styleId="117">
    <w:name w:val="样式 标题 1 + 首行缩进:  1.7 字符"/>
    <w:basedOn w:val="1"/>
    <w:next w:val="1"/>
    <w:autoRedefine/>
    <w:rsid w:val="003A30F5"/>
    <w:pPr>
      <w:numPr>
        <w:numId w:val="1"/>
      </w:numPr>
    </w:pPr>
    <w:rPr>
      <w:rFonts w:cs="宋体"/>
      <w:szCs w:val="20"/>
    </w:rPr>
  </w:style>
  <w:style w:type="paragraph" w:customStyle="1" w:styleId="21">
    <w:name w:val="样式 标题 2 +"/>
    <w:basedOn w:val="2"/>
    <w:autoRedefine/>
    <w:rsid w:val="003A30F5"/>
    <w:rPr>
      <w:kern w:val="0"/>
      <w:sz w:val="24"/>
      <w:szCs w:val="24"/>
    </w:rPr>
  </w:style>
  <w:style w:type="paragraph" w:customStyle="1" w:styleId="aa">
    <w:name w:val="宽正文"/>
    <w:basedOn w:val="a1"/>
    <w:rsid w:val="00DB7164"/>
    <w:pPr>
      <w:spacing w:beforeLines="50" w:afterLines="50"/>
      <w:ind w:rightChars="1" w:right="2" w:firstLineChars="261" w:firstLine="626"/>
    </w:pPr>
    <w:rPr>
      <w:kern w:val="0"/>
      <w:sz w:val="24"/>
      <w:szCs w:val="20"/>
    </w:rPr>
  </w:style>
  <w:style w:type="paragraph" w:customStyle="1" w:styleId="a">
    <w:name w:val="格式正文"/>
    <w:basedOn w:val="a1"/>
    <w:autoRedefine/>
    <w:rsid w:val="00DB7164"/>
    <w:pPr>
      <w:numPr>
        <w:numId w:val="3"/>
      </w:numPr>
      <w:spacing w:beforeLines="50"/>
    </w:pPr>
    <w:rPr>
      <w:color w:val="000000"/>
      <w:kern w:val="0"/>
      <w:sz w:val="24"/>
      <w:szCs w:val="20"/>
    </w:rPr>
  </w:style>
  <w:style w:type="paragraph" w:styleId="30">
    <w:name w:val="toc 3"/>
    <w:basedOn w:val="a1"/>
    <w:next w:val="a1"/>
    <w:autoRedefine/>
    <w:uiPriority w:val="39"/>
    <w:rsid w:val="00D97631"/>
    <w:pPr>
      <w:ind w:leftChars="400" w:left="840"/>
    </w:pPr>
  </w:style>
  <w:style w:type="paragraph" w:styleId="ab">
    <w:name w:val="Title"/>
    <w:basedOn w:val="a1"/>
    <w:qFormat/>
    <w:rsid w:val="00A24054"/>
    <w:pPr>
      <w:jc w:val="center"/>
    </w:pPr>
    <w:rPr>
      <w:b/>
      <w:bCs/>
      <w:sz w:val="28"/>
    </w:rPr>
  </w:style>
  <w:style w:type="paragraph" w:styleId="31">
    <w:name w:val="Body Text 3"/>
    <w:basedOn w:val="a1"/>
    <w:rsid w:val="00A24054"/>
    <w:rPr>
      <w:rFonts w:ascii="Arial" w:hAnsi="Arial" w:cs="Arial"/>
      <w:sz w:val="15"/>
    </w:rPr>
  </w:style>
  <w:style w:type="paragraph" w:styleId="ac">
    <w:name w:val="Balloon Text"/>
    <w:basedOn w:val="a1"/>
    <w:semiHidden/>
    <w:rsid w:val="00831D98"/>
    <w:rPr>
      <w:sz w:val="16"/>
      <w:szCs w:val="16"/>
    </w:rPr>
  </w:style>
  <w:style w:type="character" w:styleId="ad">
    <w:name w:val="Strong"/>
    <w:basedOn w:val="a2"/>
    <w:qFormat/>
    <w:rsid w:val="009049E8"/>
    <w:rPr>
      <w:b/>
      <w:bCs/>
    </w:rPr>
  </w:style>
  <w:style w:type="paragraph" w:styleId="ae">
    <w:name w:val="Normal Indent"/>
    <w:basedOn w:val="a1"/>
    <w:rsid w:val="00665830"/>
    <w:pPr>
      <w:ind w:firstLineChars="200" w:firstLine="420"/>
    </w:pPr>
    <w:rPr>
      <w:rFonts w:eastAsia="MS Gothic" w:cs="MS Gothic"/>
      <w:szCs w:val="21"/>
    </w:rPr>
  </w:style>
  <w:style w:type="paragraph" w:styleId="af">
    <w:name w:val="caption"/>
    <w:basedOn w:val="a1"/>
    <w:next w:val="a1"/>
    <w:qFormat/>
    <w:rsid w:val="0004116B"/>
    <w:pPr>
      <w:jc w:val="center"/>
    </w:pPr>
    <w:rPr>
      <w:b/>
      <w:bCs/>
      <w:szCs w:val="20"/>
    </w:rPr>
  </w:style>
  <w:style w:type="character" w:customStyle="1" w:styleId="EmailStyle381">
    <w:name w:val="EmailStyle381"/>
    <w:basedOn w:val="a2"/>
    <w:semiHidden/>
    <w:rsid w:val="009073D3"/>
    <w:rPr>
      <w:rFonts w:ascii="Arial" w:eastAsia="宋体" w:hAnsi="Arial" w:cs="Arial"/>
      <w:color w:val="auto"/>
      <w:sz w:val="18"/>
      <w:szCs w:val="20"/>
    </w:rPr>
  </w:style>
  <w:style w:type="character" w:customStyle="1" w:styleId="trans">
    <w:name w:val="trans"/>
    <w:basedOn w:val="a2"/>
    <w:rsid w:val="00CA137B"/>
  </w:style>
  <w:style w:type="paragraph" w:styleId="af0">
    <w:name w:val="List Paragraph"/>
    <w:basedOn w:val="a1"/>
    <w:uiPriority w:val="34"/>
    <w:qFormat/>
    <w:rsid w:val="007D342B"/>
    <w:pPr>
      <w:ind w:firstLineChars="200" w:firstLine="420"/>
    </w:pPr>
  </w:style>
  <w:style w:type="character" w:styleId="af1">
    <w:name w:val="FollowedHyperlink"/>
    <w:basedOn w:val="a2"/>
    <w:rsid w:val="00E50698"/>
    <w:rPr>
      <w:color w:val="800080" w:themeColor="followedHyperlink"/>
      <w:u w:val="single"/>
    </w:rPr>
  </w:style>
  <w:style w:type="character" w:styleId="af2">
    <w:name w:val="annotation reference"/>
    <w:basedOn w:val="a2"/>
    <w:rsid w:val="001719F4"/>
    <w:rPr>
      <w:sz w:val="21"/>
      <w:szCs w:val="21"/>
    </w:rPr>
  </w:style>
  <w:style w:type="paragraph" w:styleId="af3">
    <w:name w:val="annotation text"/>
    <w:basedOn w:val="a1"/>
    <w:link w:val="Char"/>
    <w:rsid w:val="001719F4"/>
    <w:pPr>
      <w:jc w:val="left"/>
    </w:pPr>
  </w:style>
  <w:style w:type="character" w:customStyle="1" w:styleId="Char">
    <w:name w:val="批注文字 Char"/>
    <w:basedOn w:val="a2"/>
    <w:link w:val="af3"/>
    <w:rsid w:val="001719F4"/>
    <w:rPr>
      <w:kern w:val="2"/>
      <w:sz w:val="21"/>
      <w:szCs w:val="24"/>
    </w:rPr>
  </w:style>
  <w:style w:type="paragraph" w:styleId="af4">
    <w:name w:val="annotation subject"/>
    <w:basedOn w:val="af3"/>
    <w:next w:val="af3"/>
    <w:link w:val="Char0"/>
    <w:rsid w:val="001719F4"/>
    <w:rPr>
      <w:b/>
      <w:bCs/>
    </w:rPr>
  </w:style>
  <w:style w:type="character" w:customStyle="1" w:styleId="Char0">
    <w:name w:val="批注主题 Char"/>
    <w:basedOn w:val="Char"/>
    <w:link w:val="af4"/>
    <w:rsid w:val="001719F4"/>
    <w:rPr>
      <w:b/>
      <w:bCs/>
    </w:rPr>
  </w:style>
  <w:style w:type="paragraph" w:styleId="af5">
    <w:name w:val="Revision"/>
    <w:hidden/>
    <w:uiPriority w:val="99"/>
    <w:semiHidden/>
    <w:rsid w:val="00C10A8C"/>
    <w:rPr>
      <w:kern w:val="2"/>
      <w:sz w:val="21"/>
      <w:szCs w:val="24"/>
    </w:rPr>
  </w:style>
  <w:style w:type="paragraph" w:customStyle="1" w:styleId="a0">
    <w:name w:val="表号"/>
    <w:basedOn w:val="a1"/>
    <w:next w:val="af6"/>
    <w:rsid w:val="00D4031B"/>
    <w:pPr>
      <w:keepNext/>
      <w:numPr>
        <w:numId w:val="35"/>
      </w:numPr>
      <w:spacing w:after="120" w:line="360" w:lineRule="auto"/>
      <w:jc w:val="center"/>
    </w:pPr>
    <w:rPr>
      <w:b/>
      <w:szCs w:val="21"/>
    </w:rPr>
  </w:style>
  <w:style w:type="table" w:customStyle="1" w:styleId="table1">
    <w:name w:val="table1"/>
    <w:basedOn w:val="af7"/>
    <w:rsid w:val="00D4031B"/>
    <w:rPr>
      <w:rFonts w:ascii="Arial" w:hAnsi="Arial"/>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caps w:val="0"/>
        <w:smallCaps w:val="0"/>
        <w:strike w:val="0"/>
        <w:dstrike w:val="0"/>
        <w:outline w:val="0"/>
        <w:shadow w:val="0"/>
        <w:emboss w:val="0"/>
        <w:imprint w:val="0"/>
        <w:vanish w:val="0"/>
        <w:color w:val="auto"/>
        <w:vertAlign w:val="baseline"/>
      </w:rPr>
      <w:tblPr/>
      <w:tcPr>
        <w:tcBorders>
          <w:tl2br w:val="none" w:sz="0" w:space="0" w:color="auto"/>
          <w:tr2bl w:val="none" w:sz="0" w:space="0" w:color="auto"/>
        </w:tcBorders>
        <w:shd w:val="clear" w:color="auto" w:fill="DDDDDD"/>
      </w:tcPr>
    </w:tblStylePr>
  </w:style>
  <w:style w:type="paragraph" w:styleId="af6">
    <w:name w:val="Body Text"/>
    <w:basedOn w:val="a1"/>
    <w:link w:val="Char1"/>
    <w:rsid w:val="00D4031B"/>
    <w:pPr>
      <w:spacing w:after="120"/>
    </w:pPr>
  </w:style>
  <w:style w:type="character" w:customStyle="1" w:styleId="Char1">
    <w:name w:val="正文文本 Char"/>
    <w:basedOn w:val="a2"/>
    <w:link w:val="af6"/>
    <w:rsid w:val="00D4031B"/>
    <w:rPr>
      <w:kern w:val="2"/>
      <w:sz w:val="21"/>
      <w:szCs w:val="24"/>
    </w:rPr>
  </w:style>
  <w:style w:type="table" w:styleId="af7">
    <w:name w:val="Table Elegant"/>
    <w:basedOn w:val="a3"/>
    <w:rsid w:val="00D4031B"/>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EF21CD"/>
    <w:pPr>
      <w:widowControl w:val="0"/>
      <w:jc w:val="both"/>
    </w:pPr>
    <w:rPr>
      <w:kern w:val="2"/>
      <w:sz w:val="21"/>
      <w:szCs w:val="24"/>
    </w:rPr>
  </w:style>
  <w:style w:type="paragraph" w:styleId="1">
    <w:name w:val="heading 1"/>
    <w:basedOn w:val="a0"/>
    <w:next w:val="a0"/>
    <w:autoRedefine/>
    <w:qFormat/>
    <w:rsid w:val="00B65EE3"/>
    <w:pPr>
      <w:keepNext/>
      <w:numPr>
        <w:numId w:val="2"/>
      </w:numPr>
      <w:autoSpaceDE w:val="0"/>
      <w:autoSpaceDN w:val="0"/>
      <w:adjustRightInd w:val="0"/>
      <w:jc w:val="left"/>
      <w:outlineLvl w:val="0"/>
    </w:pPr>
    <w:rPr>
      <w:rFonts w:ascii="Arial" w:hAnsi="Arial" w:cs="Arial"/>
      <w:b/>
      <w:bCs/>
      <w:kern w:val="0"/>
      <w:sz w:val="36"/>
      <w:szCs w:val="36"/>
    </w:rPr>
  </w:style>
  <w:style w:type="paragraph" w:styleId="2">
    <w:name w:val="heading 2"/>
    <w:basedOn w:val="a0"/>
    <w:next w:val="a0"/>
    <w:qFormat/>
    <w:rsid w:val="00027F1E"/>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027F1E"/>
    <w:pPr>
      <w:keepNext/>
      <w:keepLines/>
      <w:numPr>
        <w:ilvl w:val="2"/>
        <w:numId w:val="2"/>
      </w:numPr>
      <w:spacing w:before="260" w:after="260" w:line="416" w:lineRule="auto"/>
      <w:outlineLvl w:val="2"/>
    </w:pPr>
    <w:rPr>
      <w:b/>
      <w:bCs/>
      <w:sz w:val="32"/>
      <w:szCs w:val="32"/>
    </w:rPr>
  </w:style>
  <w:style w:type="paragraph" w:styleId="4">
    <w:name w:val="heading 4"/>
    <w:basedOn w:val="a0"/>
    <w:next w:val="a0"/>
    <w:qFormat/>
    <w:rsid w:val="003A30F5"/>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3A30F5"/>
    <w:pPr>
      <w:keepNext/>
      <w:keepLines/>
      <w:numPr>
        <w:ilvl w:val="4"/>
        <w:numId w:val="2"/>
      </w:numPr>
      <w:spacing w:before="280" w:after="290" w:line="376" w:lineRule="auto"/>
      <w:outlineLvl w:val="4"/>
    </w:pPr>
    <w:rPr>
      <w:b/>
      <w:bCs/>
      <w:sz w:val="28"/>
      <w:szCs w:val="28"/>
    </w:rPr>
  </w:style>
  <w:style w:type="paragraph" w:styleId="6">
    <w:name w:val="heading 6"/>
    <w:basedOn w:val="a0"/>
    <w:next w:val="a0"/>
    <w:qFormat/>
    <w:rsid w:val="003A30F5"/>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rsid w:val="003A30F5"/>
    <w:pPr>
      <w:keepNext/>
      <w:keepLines/>
      <w:numPr>
        <w:ilvl w:val="6"/>
        <w:numId w:val="2"/>
      </w:numPr>
      <w:spacing w:before="240" w:after="64" w:line="320" w:lineRule="auto"/>
      <w:outlineLvl w:val="6"/>
    </w:pPr>
    <w:rPr>
      <w:b/>
      <w:bCs/>
      <w:sz w:val="24"/>
    </w:rPr>
  </w:style>
  <w:style w:type="paragraph" w:styleId="8">
    <w:name w:val="heading 8"/>
    <w:basedOn w:val="a0"/>
    <w:next w:val="a0"/>
    <w:qFormat/>
    <w:rsid w:val="003A30F5"/>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qFormat/>
    <w:rsid w:val="003A30F5"/>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027F1E"/>
    <w:pPr>
      <w:widowControl w:val="0"/>
      <w:autoSpaceDE w:val="0"/>
      <w:autoSpaceDN w:val="0"/>
      <w:adjustRightInd w:val="0"/>
    </w:pPr>
    <w:rPr>
      <w:rFonts w:ascii="Arial" w:hAnsi="Arial" w:cs="Arial"/>
      <w:color w:val="000000"/>
      <w:sz w:val="24"/>
      <w:szCs w:val="24"/>
    </w:rPr>
  </w:style>
  <w:style w:type="paragraph" w:customStyle="1" w:styleId="CM103">
    <w:name w:val="CM103"/>
    <w:basedOn w:val="Default"/>
    <w:next w:val="Default"/>
    <w:rsid w:val="00027F1E"/>
    <w:pPr>
      <w:spacing w:after="360"/>
    </w:pPr>
    <w:rPr>
      <w:rFonts w:ascii="Times New Roman" w:hAnsi="Times New Roman" w:cs="Times New Roman"/>
      <w:color w:val="auto"/>
      <w:sz w:val="20"/>
    </w:rPr>
  </w:style>
  <w:style w:type="paragraph" w:customStyle="1" w:styleId="CM76">
    <w:name w:val="CM76"/>
    <w:basedOn w:val="Default"/>
    <w:next w:val="Default"/>
    <w:rsid w:val="00027F1E"/>
    <w:pPr>
      <w:spacing w:after="185"/>
    </w:pPr>
    <w:rPr>
      <w:rFonts w:ascii="Times New Roman" w:hAnsi="Times New Roman" w:cs="Times New Roman"/>
      <w:color w:val="auto"/>
      <w:sz w:val="20"/>
    </w:rPr>
  </w:style>
  <w:style w:type="paragraph" w:customStyle="1" w:styleId="CM14">
    <w:name w:val="CM14"/>
    <w:basedOn w:val="Default"/>
    <w:next w:val="Default"/>
    <w:rsid w:val="00027F1E"/>
    <w:pPr>
      <w:spacing w:line="220" w:lineRule="atLeast"/>
    </w:pPr>
    <w:rPr>
      <w:rFonts w:ascii="Times New Roman" w:hAnsi="Times New Roman" w:cs="Times New Roman"/>
      <w:color w:val="auto"/>
      <w:sz w:val="20"/>
    </w:rPr>
  </w:style>
  <w:style w:type="paragraph" w:customStyle="1" w:styleId="CM91">
    <w:name w:val="CM91"/>
    <w:basedOn w:val="Default"/>
    <w:next w:val="Default"/>
    <w:rsid w:val="00027F1E"/>
    <w:pPr>
      <w:spacing w:after="308"/>
    </w:pPr>
    <w:rPr>
      <w:rFonts w:ascii="Times New Roman" w:hAnsi="Times New Roman" w:cs="Times New Roman"/>
      <w:color w:val="auto"/>
      <w:sz w:val="20"/>
    </w:rPr>
  </w:style>
  <w:style w:type="paragraph" w:styleId="a4">
    <w:name w:val="header"/>
    <w:basedOn w:val="a0"/>
    <w:rsid w:val="00DF4B45"/>
    <w:pPr>
      <w:pBdr>
        <w:bottom w:val="single" w:sz="6" w:space="1" w:color="auto"/>
      </w:pBdr>
      <w:tabs>
        <w:tab w:val="center" w:pos="4153"/>
        <w:tab w:val="right" w:pos="8306"/>
      </w:tabs>
      <w:snapToGrid w:val="0"/>
      <w:jc w:val="center"/>
    </w:pPr>
    <w:rPr>
      <w:sz w:val="18"/>
      <w:szCs w:val="18"/>
    </w:rPr>
  </w:style>
  <w:style w:type="paragraph" w:styleId="a5">
    <w:name w:val="footer"/>
    <w:basedOn w:val="a0"/>
    <w:rsid w:val="00DF4B45"/>
    <w:pPr>
      <w:tabs>
        <w:tab w:val="center" w:pos="4153"/>
        <w:tab w:val="right" w:pos="8306"/>
      </w:tabs>
      <w:snapToGrid w:val="0"/>
      <w:jc w:val="left"/>
    </w:pPr>
    <w:rPr>
      <w:sz w:val="18"/>
      <w:szCs w:val="18"/>
    </w:rPr>
  </w:style>
  <w:style w:type="character" w:styleId="a6">
    <w:name w:val="page number"/>
    <w:basedOn w:val="a1"/>
    <w:rsid w:val="00DF4B45"/>
  </w:style>
  <w:style w:type="table" w:styleId="a7">
    <w:name w:val="Table Grid"/>
    <w:basedOn w:val="a2"/>
    <w:rsid w:val="0007258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0"/>
    <w:next w:val="a0"/>
    <w:autoRedefine/>
    <w:uiPriority w:val="39"/>
    <w:rsid w:val="0007258F"/>
  </w:style>
  <w:style w:type="character" w:styleId="a8">
    <w:name w:val="Hyperlink"/>
    <w:basedOn w:val="a1"/>
    <w:uiPriority w:val="99"/>
    <w:rsid w:val="0007258F"/>
    <w:rPr>
      <w:color w:val="0000FF"/>
      <w:u w:val="single"/>
    </w:rPr>
  </w:style>
  <w:style w:type="paragraph" w:styleId="20">
    <w:name w:val="toc 2"/>
    <w:basedOn w:val="a0"/>
    <w:next w:val="a0"/>
    <w:autoRedefine/>
    <w:uiPriority w:val="39"/>
    <w:rsid w:val="00387DED"/>
    <w:pPr>
      <w:ind w:leftChars="200" w:left="420"/>
    </w:pPr>
  </w:style>
  <w:style w:type="paragraph" w:customStyle="1" w:styleId="117">
    <w:name w:val="样式 标题 1 + 首行缩进:  1.7 字符"/>
    <w:basedOn w:val="1"/>
    <w:next w:val="1"/>
    <w:autoRedefine/>
    <w:rsid w:val="003A30F5"/>
    <w:pPr>
      <w:numPr>
        <w:numId w:val="1"/>
      </w:numPr>
    </w:pPr>
    <w:rPr>
      <w:rFonts w:cs="宋体"/>
      <w:szCs w:val="20"/>
    </w:rPr>
  </w:style>
  <w:style w:type="paragraph" w:customStyle="1" w:styleId="21">
    <w:name w:val="样式 标题 2 +"/>
    <w:basedOn w:val="2"/>
    <w:autoRedefine/>
    <w:rsid w:val="003A30F5"/>
    <w:rPr>
      <w:kern w:val="0"/>
      <w:sz w:val="24"/>
      <w:szCs w:val="24"/>
    </w:rPr>
  </w:style>
  <w:style w:type="paragraph" w:customStyle="1" w:styleId="a9">
    <w:name w:val="宽正文"/>
    <w:basedOn w:val="a0"/>
    <w:rsid w:val="00DB7164"/>
    <w:pPr>
      <w:spacing w:beforeLines="50" w:afterLines="50"/>
      <w:ind w:rightChars="1" w:right="2" w:firstLineChars="261" w:firstLine="626"/>
    </w:pPr>
    <w:rPr>
      <w:kern w:val="0"/>
      <w:sz w:val="24"/>
      <w:szCs w:val="20"/>
    </w:rPr>
  </w:style>
  <w:style w:type="paragraph" w:customStyle="1" w:styleId="a">
    <w:name w:val="格式正文"/>
    <w:basedOn w:val="a0"/>
    <w:autoRedefine/>
    <w:rsid w:val="00DB7164"/>
    <w:pPr>
      <w:numPr>
        <w:numId w:val="3"/>
      </w:numPr>
      <w:spacing w:beforeLines="50"/>
    </w:pPr>
    <w:rPr>
      <w:color w:val="000000"/>
      <w:kern w:val="0"/>
      <w:sz w:val="24"/>
      <w:szCs w:val="20"/>
    </w:rPr>
  </w:style>
  <w:style w:type="paragraph" w:styleId="30">
    <w:name w:val="toc 3"/>
    <w:basedOn w:val="a0"/>
    <w:next w:val="a0"/>
    <w:autoRedefine/>
    <w:uiPriority w:val="39"/>
    <w:rsid w:val="00D97631"/>
    <w:pPr>
      <w:ind w:leftChars="400" w:left="840"/>
    </w:pPr>
  </w:style>
  <w:style w:type="paragraph" w:styleId="aa">
    <w:name w:val="Title"/>
    <w:basedOn w:val="a0"/>
    <w:qFormat/>
    <w:rsid w:val="00A24054"/>
    <w:pPr>
      <w:jc w:val="center"/>
    </w:pPr>
    <w:rPr>
      <w:b/>
      <w:bCs/>
      <w:sz w:val="28"/>
    </w:rPr>
  </w:style>
  <w:style w:type="paragraph" w:styleId="31">
    <w:name w:val="Body Text 3"/>
    <w:basedOn w:val="a0"/>
    <w:rsid w:val="00A24054"/>
    <w:rPr>
      <w:rFonts w:ascii="Arial" w:hAnsi="Arial" w:cs="Arial"/>
      <w:sz w:val="15"/>
    </w:rPr>
  </w:style>
  <w:style w:type="paragraph" w:styleId="ab">
    <w:name w:val="Balloon Text"/>
    <w:basedOn w:val="a0"/>
    <w:semiHidden/>
    <w:rsid w:val="00831D98"/>
    <w:rPr>
      <w:sz w:val="16"/>
      <w:szCs w:val="16"/>
    </w:rPr>
  </w:style>
  <w:style w:type="character" w:styleId="ac">
    <w:name w:val="Strong"/>
    <w:basedOn w:val="a1"/>
    <w:qFormat/>
    <w:rsid w:val="009049E8"/>
    <w:rPr>
      <w:b/>
      <w:bCs/>
    </w:rPr>
  </w:style>
  <w:style w:type="paragraph" w:styleId="ad">
    <w:name w:val="Normal Indent"/>
    <w:basedOn w:val="a0"/>
    <w:rsid w:val="00665830"/>
    <w:pPr>
      <w:ind w:firstLineChars="200" w:firstLine="420"/>
    </w:pPr>
    <w:rPr>
      <w:rFonts w:eastAsia="MS Gothic" w:cs="MS Gothic"/>
      <w:szCs w:val="21"/>
    </w:rPr>
  </w:style>
  <w:style w:type="paragraph" w:styleId="ae">
    <w:name w:val="caption"/>
    <w:basedOn w:val="a0"/>
    <w:next w:val="a0"/>
    <w:qFormat/>
    <w:rsid w:val="0004116B"/>
    <w:pPr>
      <w:jc w:val="center"/>
    </w:pPr>
    <w:rPr>
      <w:b/>
      <w:bCs/>
      <w:szCs w:val="20"/>
    </w:rPr>
  </w:style>
  <w:style w:type="character" w:customStyle="1" w:styleId="EmailStyle381">
    <w:name w:val="EmailStyle381"/>
    <w:basedOn w:val="a1"/>
    <w:semiHidden/>
    <w:rsid w:val="009073D3"/>
    <w:rPr>
      <w:rFonts w:ascii="Arial" w:eastAsia="宋体" w:hAnsi="Arial" w:cs="Arial"/>
      <w:color w:val="auto"/>
      <w:sz w:val="18"/>
      <w:szCs w:val="20"/>
    </w:rPr>
  </w:style>
  <w:style w:type="character" w:customStyle="1" w:styleId="trans">
    <w:name w:val="trans"/>
    <w:basedOn w:val="a1"/>
    <w:rsid w:val="00CA137B"/>
  </w:style>
  <w:style w:type="paragraph" w:styleId="af">
    <w:name w:val="List Paragraph"/>
    <w:basedOn w:val="a0"/>
    <w:uiPriority w:val="34"/>
    <w:qFormat/>
    <w:rsid w:val="007D342B"/>
    <w:pPr>
      <w:ind w:firstLineChars="200" w:firstLine="420"/>
    </w:pPr>
  </w:style>
  <w:style w:type="character" w:styleId="af0">
    <w:name w:val="FollowedHyperlink"/>
    <w:basedOn w:val="a1"/>
    <w:rsid w:val="00E5069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93375">
      <w:bodyDiv w:val="1"/>
      <w:marLeft w:val="0"/>
      <w:marRight w:val="0"/>
      <w:marTop w:val="0"/>
      <w:marBottom w:val="0"/>
      <w:divBdr>
        <w:top w:val="none" w:sz="0" w:space="0" w:color="auto"/>
        <w:left w:val="none" w:sz="0" w:space="0" w:color="auto"/>
        <w:bottom w:val="none" w:sz="0" w:space="0" w:color="auto"/>
        <w:right w:val="none" w:sz="0" w:space="0" w:color="auto"/>
      </w:divBdr>
    </w:div>
    <w:div w:id="28378817">
      <w:bodyDiv w:val="1"/>
      <w:marLeft w:val="0"/>
      <w:marRight w:val="0"/>
      <w:marTop w:val="0"/>
      <w:marBottom w:val="0"/>
      <w:divBdr>
        <w:top w:val="none" w:sz="0" w:space="0" w:color="auto"/>
        <w:left w:val="none" w:sz="0" w:space="0" w:color="auto"/>
        <w:bottom w:val="none" w:sz="0" w:space="0" w:color="auto"/>
        <w:right w:val="none" w:sz="0" w:space="0" w:color="auto"/>
      </w:divBdr>
      <w:divsChild>
        <w:div w:id="917322593">
          <w:marLeft w:val="0"/>
          <w:marRight w:val="0"/>
          <w:marTop w:val="0"/>
          <w:marBottom w:val="0"/>
          <w:divBdr>
            <w:top w:val="none" w:sz="0" w:space="0" w:color="auto"/>
            <w:left w:val="none" w:sz="0" w:space="0" w:color="auto"/>
            <w:bottom w:val="none" w:sz="0" w:space="0" w:color="auto"/>
            <w:right w:val="none" w:sz="0" w:space="0" w:color="auto"/>
          </w:divBdr>
        </w:div>
      </w:divsChild>
    </w:div>
    <w:div w:id="31734258">
      <w:bodyDiv w:val="1"/>
      <w:marLeft w:val="0"/>
      <w:marRight w:val="0"/>
      <w:marTop w:val="0"/>
      <w:marBottom w:val="0"/>
      <w:divBdr>
        <w:top w:val="none" w:sz="0" w:space="0" w:color="auto"/>
        <w:left w:val="none" w:sz="0" w:space="0" w:color="auto"/>
        <w:bottom w:val="none" w:sz="0" w:space="0" w:color="auto"/>
        <w:right w:val="none" w:sz="0" w:space="0" w:color="auto"/>
      </w:divBdr>
    </w:div>
    <w:div w:id="37583815">
      <w:bodyDiv w:val="1"/>
      <w:marLeft w:val="0"/>
      <w:marRight w:val="0"/>
      <w:marTop w:val="0"/>
      <w:marBottom w:val="0"/>
      <w:divBdr>
        <w:top w:val="none" w:sz="0" w:space="0" w:color="auto"/>
        <w:left w:val="none" w:sz="0" w:space="0" w:color="auto"/>
        <w:bottom w:val="none" w:sz="0" w:space="0" w:color="auto"/>
        <w:right w:val="none" w:sz="0" w:space="0" w:color="auto"/>
      </w:divBdr>
      <w:divsChild>
        <w:div w:id="424300296">
          <w:marLeft w:val="0"/>
          <w:marRight w:val="0"/>
          <w:marTop w:val="0"/>
          <w:marBottom w:val="0"/>
          <w:divBdr>
            <w:top w:val="none" w:sz="0" w:space="0" w:color="auto"/>
            <w:left w:val="none" w:sz="0" w:space="0" w:color="auto"/>
            <w:bottom w:val="none" w:sz="0" w:space="0" w:color="auto"/>
            <w:right w:val="none" w:sz="0" w:space="0" w:color="auto"/>
          </w:divBdr>
        </w:div>
      </w:divsChild>
    </w:div>
    <w:div w:id="103501481">
      <w:bodyDiv w:val="1"/>
      <w:marLeft w:val="0"/>
      <w:marRight w:val="0"/>
      <w:marTop w:val="0"/>
      <w:marBottom w:val="0"/>
      <w:divBdr>
        <w:top w:val="none" w:sz="0" w:space="0" w:color="auto"/>
        <w:left w:val="none" w:sz="0" w:space="0" w:color="auto"/>
        <w:bottom w:val="none" w:sz="0" w:space="0" w:color="auto"/>
        <w:right w:val="none" w:sz="0" w:space="0" w:color="auto"/>
      </w:divBdr>
    </w:div>
    <w:div w:id="160049673">
      <w:bodyDiv w:val="1"/>
      <w:marLeft w:val="0"/>
      <w:marRight w:val="0"/>
      <w:marTop w:val="0"/>
      <w:marBottom w:val="0"/>
      <w:divBdr>
        <w:top w:val="none" w:sz="0" w:space="0" w:color="auto"/>
        <w:left w:val="none" w:sz="0" w:space="0" w:color="auto"/>
        <w:bottom w:val="none" w:sz="0" w:space="0" w:color="auto"/>
        <w:right w:val="none" w:sz="0" w:space="0" w:color="auto"/>
      </w:divBdr>
    </w:div>
    <w:div w:id="197816030">
      <w:bodyDiv w:val="1"/>
      <w:marLeft w:val="0"/>
      <w:marRight w:val="0"/>
      <w:marTop w:val="0"/>
      <w:marBottom w:val="0"/>
      <w:divBdr>
        <w:top w:val="none" w:sz="0" w:space="0" w:color="auto"/>
        <w:left w:val="none" w:sz="0" w:space="0" w:color="auto"/>
        <w:bottom w:val="none" w:sz="0" w:space="0" w:color="auto"/>
        <w:right w:val="none" w:sz="0" w:space="0" w:color="auto"/>
      </w:divBdr>
    </w:div>
    <w:div w:id="206383864">
      <w:bodyDiv w:val="1"/>
      <w:marLeft w:val="0"/>
      <w:marRight w:val="0"/>
      <w:marTop w:val="0"/>
      <w:marBottom w:val="0"/>
      <w:divBdr>
        <w:top w:val="none" w:sz="0" w:space="0" w:color="auto"/>
        <w:left w:val="none" w:sz="0" w:space="0" w:color="auto"/>
        <w:bottom w:val="none" w:sz="0" w:space="0" w:color="auto"/>
        <w:right w:val="none" w:sz="0" w:space="0" w:color="auto"/>
      </w:divBdr>
      <w:divsChild>
        <w:div w:id="1906716185">
          <w:marLeft w:val="547"/>
          <w:marRight w:val="0"/>
          <w:marTop w:val="96"/>
          <w:marBottom w:val="0"/>
          <w:divBdr>
            <w:top w:val="none" w:sz="0" w:space="0" w:color="auto"/>
            <w:left w:val="none" w:sz="0" w:space="0" w:color="auto"/>
            <w:bottom w:val="none" w:sz="0" w:space="0" w:color="auto"/>
            <w:right w:val="none" w:sz="0" w:space="0" w:color="auto"/>
          </w:divBdr>
        </w:div>
      </w:divsChild>
    </w:div>
    <w:div w:id="224335650">
      <w:bodyDiv w:val="1"/>
      <w:marLeft w:val="0"/>
      <w:marRight w:val="0"/>
      <w:marTop w:val="0"/>
      <w:marBottom w:val="0"/>
      <w:divBdr>
        <w:top w:val="none" w:sz="0" w:space="0" w:color="auto"/>
        <w:left w:val="none" w:sz="0" w:space="0" w:color="auto"/>
        <w:bottom w:val="none" w:sz="0" w:space="0" w:color="auto"/>
        <w:right w:val="none" w:sz="0" w:space="0" w:color="auto"/>
      </w:divBdr>
    </w:div>
    <w:div w:id="234972471">
      <w:bodyDiv w:val="1"/>
      <w:marLeft w:val="0"/>
      <w:marRight w:val="0"/>
      <w:marTop w:val="0"/>
      <w:marBottom w:val="0"/>
      <w:divBdr>
        <w:top w:val="none" w:sz="0" w:space="0" w:color="auto"/>
        <w:left w:val="none" w:sz="0" w:space="0" w:color="auto"/>
        <w:bottom w:val="none" w:sz="0" w:space="0" w:color="auto"/>
        <w:right w:val="none" w:sz="0" w:space="0" w:color="auto"/>
      </w:divBdr>
    </w:div>
    <w:div w:id="243148946">
      <w:bodyDiv w:val="1"/>
      <w:marLeft w:val="0"/>
      <w:marRight w:val="0"/>
      <w:marTop w:val="0"/>
      <w:marBottom w:val="0"/>
      <w:divBdr>
        <w:top w:val="none" w:sz="0" w:space="0" w:color="auto"/>
        <w:left w:val="none" w:sz="0" w:space="0" w:color="auto"/>
        <w:bottom w:val="none" w:sz="0" w:space="0" w:color="auto"/>
        <w:right w:val="none" w:sz="0" w:space="0" w:color="auto"/>
      </w:divBdr>
    </w:div>
    <w:div w:id="248268748">
      <w:bodyDiv w:val="1"/>
      <w:marLeft w:val="0"/>
      <w:marRight w:val="0"/>
      <w:marTop w:val="0"/>
      <w:marBottom w:val="0"/>
      <w:divBdr>
        <w:top w:val="none" w:sz="0" w:space="0" w:color="auto"/>
        <w:left w:val="none" w:sz="0" w:space="0" w:color="auto"/>
        <w:bottom w:val="none" w:sz="0" w:space="0" w:color="auto"/>
        <w:right w:val="none" w:sz="0" w:space="0" w:color="auto"/>
      </w:divBdr>
    </w:div>
    <w:div w:id="265046470">
      <w:bodyDiv w:val="1"/>
      <w:marLeft w:val="0"/>
      <w:marRight w:val="0"/>
      <w:marTop w:val="0"/>
      <w:marBottom w:val="0"/>
      <w:divBdr>
        <w:top w:val="none" w:sz="0" w:space="0" w:color="auto"/>
        <w:left w:val="none" w:sz="0" w:space="0" w:color="auto"/>
        <w:bottom w:val="none" w:sz="0" w:space="0" w:color="auto"/>
        <w:right w:val="none" w:sz="0" w:space="0" w:color="auto"/>
      </w:divBdr>
    </w:div>
    <w:div w:id="353072358">
      <w:bodyDiv w:val="1"/>
      <w:marLeft w:val="0"/>
      <w:marRight w:val="0"/>
      <w:marTop w:val="0"/>
      <w:marBottom w:val="0"/>
      <w:divBdr>
        <w:top w:val="none" w:sz="0" w:space="0" w:color="auto"/>
        <w:left w:val="none" w:sz="0" w:space="0" w:color="auto"/>
        <w:bottom w:val="none" w:sz="0" w:space="0" w:color="auto"/>
        <w:right w:val="none" w:sz="0" w:space="0" w:color="auto"/>
      </w:divBdr>
      <w:divsChild>
        <w:div w:id="665086590">
          <w:marLeft w:val="0"/>
          <w:marRight w:val="0"/>
          <w:marTop w:val="0"/>
          <w:marBottom w:val="0"/>
          <w:divBdr>
            <w:top w:val="none" w:sz="0" w:space="0" w:color="auto"/>
            <w:left w:val="none" w:sz="0" w:space="0" w:color="auto"/>
            <w:bottom w:val="none" w:sz="0" w:space="0" w:color="auto"/>
            <w:right w:val="none" w:sz="0" w:space="0" w:color="auto"/>
          </w:divBdr>
        </w:div>
      </w:divsChild>
    </w:div>
    <w:div w:id="356009621">
      <w:bodyDiv w:val="1"/>
      <w:marLeft w:val="0"/>
      <w:marRight w:val="0"/>
      <w:marTop w:val="0"/>
      <w:marBottom w:val="0"/>
      <w:divBdr>
        <w:top w:val="none" w:sz="0" w:space="0" w:color="auto"/>
        <w:left w:val="none" w:sz="0" w:space="0" w:color="auto"/>
        <w:bottom w:val="none" w:sz="0" w:space="0" w:color="auto"/>
        <w:right w:val="none" w:sz="0" w:space="0" w:color="auto"/>
      </w:divBdr>
      <w:divsChild>
        <w:div w:id="1001200112">
          <w:marLeft w:val="0"/>
          <w:marRight w:val="0"/>
          <w:marTop w:val="0"/>
          <w:marBottom w:val="0"/>
          <w:divBdr>
            <w:top w:val="none" w:sz="0" w:space="0" w:color="auto"/>
            <w:left w:val="none" w:sz="0" w:space="0" w:color="auto"/>
            <w:bottom w:val="none" w:sz="0" w:space="0" w:color="auto"/>
            <w:right w:val="none" w:sz="0" w:space="0" w:color="auto"/>
          </w:divBdr>
        </w:div>
      </w:divsChild>
    </w:div>
    <w:div w:id="358435631">
      <w:bodyDiv w:val="1"/>
      <w:marLeft w:val="0"/>
      <w:marRight w:val="0"/>
      <w:marTop w:val="0"/>
      <w:marBottom w:val="0"/>
      <w:divBdr>
        <w:top w:val="none" w:sz="0" w:space="0" w:color="auto"/>
        <w:left w:val="none" w:sz="0" w:space="0" w:color="auto"/>
        <w:bottom w:val="none" w:sz="0" w:space="0" w:color="auto"/>
        <w:right w:val="none" w:sz="0" w:space="0" w:color="auto"/>
      </w:divBdr>
    </w:div>
    <w:div w:id="366949061">
      <w:bodyDiv w:val="1"/>
      <w:marLeft w:val="0"/>
      <w:marRight w:val="0"/>
      <w:marTop w:val="0"/>
      <w:marBottom w:val="0"/>
      <w:divBdr>
        <w:top w:val="none" w:sz="0" w:space="0" w:color="auto"/>
        <w:left w:val="none" w:sz="0" w:space="0" w:color="auto"/>
        <w:bottom w:val="none" w:sz="0" w:space="0" w:color="auto"/>
        <w:right w:val="none" w:sz="0" w:space="0" w:color="auto"/>
      </w:divBdr>
      <w:divsChild>
        <w:div w:id="97794474">
          <w:marLeft w:val="0"/>
          <w:marRight w:val="0"/>
          <w:marTop w:val="0"/>
          <w:marBottom w:val="0"/>
          <w:divBdr>
            <w:top w:val="none" w:sz="0" w:space="0" w:color="auto"/>
            <w:left w:val="none" w:sz="0" w:space="0" w:color="auto"/>
            <w:bottom w:val="none" w:sz="0" w:space="0" w:color="auto"/>
            <w:right w:val="none" w:sz="0" w:space="0" w:color="auto"/>
          </w:divBdr>
        </w:div>
        <w:div w:id="501090113">
          <w:marLeft w:val="0"/>
          <w:marRight w:val="0"/>
          <w:marTop w:val="0"/>
          <w:marBottom w:val="0"/>
          <w:divBdr>
            <w:top w:val="none" w:sz="0" w:space="0" w:color="auto"/>
            <w:left w:val="none" w:sz="0" w:space="0" w:color="auto"/>
            <w:bottom w:val="none" w:sz="0" w:space="0" w:color="auto"/>
            <w:right w:val="none" w:sz="0" w:space="0" w:color="auto"/>
          </w:divBdr>
        </w:div>
        <w:div w:id="1260337190">
          <w:marLeft w:val="0"/>
          <w:marRight w:val="0"/>
          <w:marTop w:val="0"/>
          <w:marBottom w:val="0"/>
          <w:divBdr>
            <w:top w:val="none" w:sz="0" w:space="0" w:color="auto"/>
            <w:left w:val="none" w:sz="0" w:space="0" w:color="auto"/>
            <w:bottom w:val="none" w:sz="0" w:space="0" w:color="auto"/>
            <w:right w:val="none" w:sz="0" w:space="0" w:color="auto"/>
          </w:divBdr>
        </w:div>
        <w:div w:id="1291210772">
          <w:marLeft w:val="0"/>
          <w:marRight w:val="0"/>
          <w:marTop w:val="0"/>
          <w:marBottom w:val="0"/>
          <w:divBdr>
            <w:top w:val="none" w:sz="0" w:space="0" w:color="auto"/>
            <w:left w:val="none" w:sz="0" w:space="0" w:color="auto"/>
            <w:bottom w:val="none" w:sz="0" w:space="0" w:color="auto"/>
            <w:right w:val="none" w:sz="0" w:space="0" w:color="auto"/>
          </w:divBdr>
        </w:div>
      </w:divsChild>
    </w:div>
    <w:div w:id="384767034">
      <w:bodyDiv w:val="1"/>
      <w:marLeft w:val="0"/>
      <w:marRight w:val="0"/>
      <w:marTop w:val="0"/>
      <w:marBottom w:val="0"/>
      <w:divBdr>
        <w:top w:val="none" w:sz="0" w:space="0" w:color="auto"/>
        <w:left w:val="none" w:sz="0" w:space="0" w:color="auto"/>
        <w:bottom w:val="none" w:sz="0" w:space="0" w:color="auto"/>
        <w:right w:val="none" w:sz="0" w:space="0" w:color="auto"/>
      </w:divBdr>
    </w:div>
    <w:div w:id="403138474">
      <w:bodyDiv w:val="1"/>
      <w:marLeft w:val="0"/>
      <w:marRight w:val="0"/>
      <w:marTop w:val="0"/>
      <w:marBottom w:val="0"/>
      <w:divBdr>
        <w:top w:val="none" w:sz="0" w:space="0" w:color="auto"/>
        <w:left w:val="none" w:sz="0" w:space="0" w:color="auto"/>
        <w:bottom w:val="none" w:sz="0" w:space="0" w:color="auto"/>
        <w:right w:val="none" w:sz="0" w:space="0" w:color="auto"/>
      </w:divBdr>
      <w:divsChild>
        <w:div w:id="1649624443">
          <w:marLeft w:val="0"/>
          <w:marRight w:val="0"/>
          <w:marTop w:val="0"/>
          <w:marBottom w:val="0"/>
          <w:divBdr>
            <w:top w:val="none" w:sz="0" w:space="0" w:color="auto"/>
            <w:left w:val="none" w:sz="0" w:space="0" w:color="auto"/>
            <w:bottom w:val="none" w:sz="0" w:space="0" w:color="auto"/>
            <w:right w:val="none" w:sz="0" w:space="0" w:color="auto"/>
          </w:divBdr>
        </w:div>
      </w:divsChild>
    </w:div>
    <w:div w:id="428159799">
      <w:bodyDiv w:val="1"/>
      <w:marLeft w:val="0"/>
      <w:marRight w:val="0"/>
      <w:marTop w:val="0"/>
      <w:marBottom w:val="0"/>
      <w:divBdr>
        <w:top w:val="none" w:sz="0" w:space="0" w:color="auto"/>
        <w:left w:val="none" w:sz="0" w:space="0" w:color="auto"/>
        <w:bottom w:val="none" w:sz="0" w:space="0" w:color="auto"/>
        <w:right w:val="none" w:sz="0" w:space="0" w:color="auto"/>
      </w:divBdr>
    </w:div>
    <w:div w:id="433522666">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6363458">
      <w:bodyDiv w:val="1"/>
      <w:marLeft w:val="0"/>
      <w:marRight w:val="0"/>
      <w:marTop w:val="0"/>
      <w:marBottom w:val="0"/>
      <w:divBdr>
        <w:top w:val="none" w:sz="0" w:space="0" w:color="auto"/>
        <w:left w:val="none" w:sz="0" w:space="0" w:color="auto"/>
        <w:bottom w:val="none" w:sz="0" w:space="0" w:color="auto"/>
        <w:right w:val="none" w:sz="0" w:space="0" w:color="auto"/>
      </w:divBdr>
      <w:divsChild>
        <w:div w:id="1926109864">
          <w:marLeft w:val="0"/>
          <w:marRight w:val="0"/>
          <w:marTop w:val="0"/>
          <w:marBottom w:val="0"/>
          <w:divBdr>
            <w:top w:val="none" w:sz="0" w:space="0" w:color="auto"/>
            <w:left w:val="none" w:sz="0" w:space="0" w:color="auto"/>
            <w:bottom w:val="none" w:sz="0" w:space="0" w:color="auto"/>
            <w:right w:val="none" w:sz="0" w:space="0" w:color="auto"/>
          </w:divBdr>
        </w:div>
      </w:divsChild>
    </w:div>
    <w:div w:id="529997463">
      <w:bodyDiv w:val="1"/>
      <w:marLeft w:val="0"/>
      <w:marRight w:val="0"/>
      <w:marTop w:val="0"/>
      <w:marBottom w:val="0"/>
      <w:divBdr>
        <w:top w:val="none" w:sz="0" w:space="0" w:color="auto"/>
        <w:left w:val="none" w:sz="0" w:space="0" w:color="auto"/>
        <w:bottom w:val="none" w:sz="0" w:space="0" w:color="auto"/>
        <w:right w:val="none" w:sz="0" w:space="0" w:color="auto"/>
      </w:divBdr>
    </w:div>
    <w:div w:id="542131903">
      <w:bodyDiv w:val="1"/>
      <w:marLeft w:val="0"/>
      <w:marRight w:val="0"/>
      <w:marTop w:val="0"/>
      <w:marBottom w:val="0"/>
      <w:divBdr>
        <w:top w:val="none" w:sz="0" w:space="0" w:color="auto"/>
        <w:left w:val="none" w:sz="0" w:space="0" w:color="auto"/>
        <w:bottom w:val="none" w:sz="0" w:space="0" w:color="auto"/>
        <w:right w:val="none" w:sz="0" w:space="0" w:color="auto"/>
      </w:divBdr>
      <w:divsChild>
        <w:div w:id="1616523772">
          <w:marLeft w:val="0"/>
          <w:marRight w:val="0"/>
          <w:marTop w:val="0"/>
          <w:marBottom w:val="0"/>
          <w:divBdr>
            <w:top w:val="none" w:sz="0" w:space="0" w:color="auto"/>
            <w:left w:val="none" w:sz="0" w:space="0" w:color="auto"/>
            <w:bottom w:val="none" w:sz="0" w:space="0" w:color="auto"/>
            <w:right w:val="none" w:sz="0" w:space="0" w:color="auto"/>
          </w:divBdr>
        </w:div>
      </w:divsChild>
    </w:div>
    <w:div w:id="546840863">
      <w:bodyDiv w:val="1"/>
      <w:marLeft w:val="0"/>
      <w:marRight w:val="0"/>
      <w:marTop w:val="0"/>
      <w:marBottom w:val="0"/>
      <w:divBdr>
        <w:top w:val="none" w:sz="0" w:space="0" w:color="auto"/>
        <w:left w:val="none" w:sz="0" w:space="0" w:color="auto"/>
        <w:bottom w:val="none" w:sz="0" w:space="0" w:color="auto"/>
        <w:right w:val="none" w:sz="0" w:space="0" w:color="auto"/>
      </w:divBdr>
    </w:div>
    <w:div w:id="562720646">
      <w:bodyDiv w:val="1"/>
      <w:marLeft w:val="0"/>
      <w:marRight w:val="0"/>
      <w:marTop w:val="0"/>
      <w:marBottom w:val="0"/>
      <w:divBdr>
        <w:top w:val="none" w:sz="0" w:space="0" w:color="auto"/>
        <w:left w:val="none" w:sz="0" w:space="0" w:color="auto"/>
        <w:bottom w:val="none" w:sz="0" w:space="0" w:color="auto"/>
        <w:right w:val="none" w:sz="0" w:space="0" w:color="auto"/>
      </w:divBdr>
    </w:div>
    <w:div w:id="567107447">
      <w:bodyDiv w:val="1"/>
      <w:marLeft w:val="0"/>
      <w:marRight w:val="0"/>
      <w:marTop w:val="0"/>
      <w:marBottom w:val="0"/>
      <w:divBdr>
        <w:top w:val="none" w:sz="0" w:space="0" w:color="auto"/>
        <w:left w:val="none" w:sz="0" w:space="0" w:color="auto"/>
        <w:bottom w:val="none" w:sz="0" w:space="0" w:color="auto"/>
        <w:right w:val="none" w:sz="0" w:space="0" w:color="auto"/>
      </w:divBdr>
    </w:div>
    <w:div w:id="575894913">
      <w:bodyDiv w:val="1"/>
      <w:marLeft w:val="0"/>
      <w:marRight w:val="0"/>
      <w:marTop w:val="0"/>
      <w:marBottom w:val="0"/>
      <w:divBdr>
        <w:top w:val="none" w:sz="0" w:space="0" w:color="auto"/>
        <w:left w:val="none" w:sz="0" w:space="0" w:color="auto"/>
        <w:bottom w:val="none" w:sz="0" w:space="0" w:color="auto"/>
        <w:right w:val="none" w:sz="0" w:space="0" w:color="auto"/>
      </w:divBdr>
    </w:div>
    <w:div w:id="581456064">
      <w:bodyDiv w:val="1"/>
      <w:marLeft w:val="0"/>
      <w:marRight w:val="0"/>
      <w:marTop w:val="0"/>
      <w:marBottom w:val="0"/>
      <w:divBdr>
        <w:top w:val="none" w:sz="0" w:space="0" w:color="auto"/>
        <w:left w:val="none" w:sz="0" w:space="0" w:color="auto"/>
        <w:bottom w:val="none" w:sz="0" w:space="0" w:color="auto"/>
        <w:right w:val="none" w:sz="0" w:space="0" w:color="auto"/>
      </w:divBdr>
    </w:div>
    <w:div w:id="584267238">
      <w:bodyDiv w:val="1"/>
      <w:marLeft w:val="0"/>
      <w:marRight w:val="0"/>
      <w:marTop w:val="0"/>
      <w:marBottom w:val="0"/>
      <w:divBdr>
        <w:top w:val="none" w:sz="0" w:space="0" w:color="auto"/>
        <w:left w:val="none" w:sz="0" w:space="0" w:color="auto"/>
        <w:bottom w:val="none" w:sz="0" w:space="0" w:color="auto"/>
        <w:right w:val="none" w:sz="0" w:space="0" w:color="auto"/>
      </w:divBdr>
    </w:div>
    <w:div w:id="629750048">
      <w:bodyDiv w:val="1"/>
      <w:marLeft w:val="0"/>
      <w:marRight w:val="0"/>
      <w:marTop w:val="0"/>
      <w:marBottom w:val="0"/>
      <w:divBdr>
        <w:top w:val="none" w:sz="0" w:space="0" w:color="auto"/>
        <w:left w:val="none" w:sz="0" w:space="0" w:color="auto"/>
        <w:bottom w:val="none" w:sz="0" w:space="0" w:color="auto"/>
        <w:right w:val="none" w:sz="0" w:space="0" w:color="auto"/>
      </w:divBdr>
    </w:div>
    <w:div w:id="647396382">
      <w:bodyDiv w:val="1"/>
      <w:marLeft w:val="0"/>
      <w:marRight w:val="0"/>
      <w:marTop w:val="0"/>
      <w:marBottom w:val="0"/>
      <w:divBdr>
        <w:top w:val="none" w:sz="0" w:space="0" w:color="auto"/>
        <w:left w:val="none" w:sz="0" w:space="0" w:color="auto"/>
        <w:bottom w:val="none" w:sz="0" w:space="0" w:color="auto"/>
        <w:right w:val="none" w:sz="0" w:space="0" w:color="auto"/>
      </w:divBdr>
    </w:div>
    <w:div w:id="674303684">
      <w:bodyDiv w:val="1"/>
      <w:marLeft w:val="0"/>
      <w:marRight w:val="0"/>
      <w:marTop w:val="0"/>
      <w:marBottom w:val="0"/>
      <w:divBdr>
        <w:top w:val="none" w:sz="0" w:space="0" w:color="auto"/>
        <w:left w:val="none" w:sz="0" w:space="0" w:color="auto"/>
        <w:bottom w:val="none" w:sz="0" w:space="0" w:color="auto"/>
        <w:right w:val="none" w:sz="0" w:space="0" w:color="auto"/>
      </w:divBdr>
    </w:div>
    <w:div w:id="676809315">
      <w:bodyDiv w:val="1"/>
      <w:marLeft w:val="0"/>
      <w:marRight w:val="0"/>
      <w:marTop w:val="0"/>
      <w:marBottom w:val="0"/>
      <w:divBdr>
        <w:top w:val="none" w:sz="0" w:space="0" w:color="auto"/>
        <w:left w:val="none" w:sz="0" w:space="0" w:color="auto"/>
        <w:bottom w:val="none" w:sz="0" w:space="0" w:color="auto"/>
        <w:right w:val="none" w:sz="0" w:space="0" w:color="auto"/>
      </w:divBdr>
      <w:divsChild>
        <w:div w:id="1674453162">
          <w:marLeft w:val="0"/>
          <w:marRight w:val="0"/>
          <w:marTop w:val="0"/>
          <w:marBottom w:val="0"/>
          <w:divBdr>
            <w:top w:val="none" w:sz="0" w:space="0" w:color="auto"/>
            <w:left w:val="none" w:sz="0" w:space="0" w:color="auto"/>
            <w:bottom w:val="none" w:sz="0" w:space="0" w:color="auto"/>
            <w:right w:val="none" w:sz="0" w:space="0" w:color="auto"/>
          </w:divBdr>
        </w:div>
      </w:divsChild>
    </w:div>
    <w:div w:id="686249256">
      <w:bodyDiv w:val="1"/>
      <w:marLeft w:val="0"/>
      <w:marRight w:val="0"/>
      <w:marTop w:val="0"/>
      <w:marBottom w:val="0"/>
      <w:divBdr>
        <w:top w:val="none" w:sz="0" w:space="0" w:color="auto"/>
        <w:left w:val="none" w:sz="0" w:space="0" w:color="auto"/>
        <w:bottom w:val="none" w:sz="0" w:space="0" w:color="auto"/>
        <w:right w:val="none" w:sz="0" w:space="0" w:color="auto"/>
      </w:divBdr>
    </w:div>
    <w:div w:id="703873035">
      <w:bodyDiv w:val="1"/>
      <w:marLeft w:val="0"/>
      <w:marRight w:val="0"/>
      <w:marTop w:val="0"/>
      <w:marBottom w:val="0"/>
      <w:divBdr>
        <w:top w:val="none" w:sz="0" w:space="0" w:color="auto"/>
        <w:left w:val="none" w:sz="0" w:space="0" w:color="auto"/>
        <w:bottom w:val="none" w:sz="0" w:space="0" w:color="auto"/>
        <w:right w:val="none" w:sz="0" w:space="0" w:color="auto"/>
      </w:divBdr>
    </w:div>
    <w:div w:id="710223693">
      <w:bodyDiv w:val="1"/>
      <w:marLeft w:val="0"/>
      <w:marRight w:val="0"/>
      <w:marTop w:val="0"/>
      <w:marBottom w:val="0"/>
      <w:divBdr>
        <w:top w:val="none" w:sz="0" w:space="0" w:color="auto"/>
        <w:left w:val="none" w:sz="0" w:space="0" w:color="auto"/>
        <w:bottom w:val="none" w:sz="0" w:space="0" w:color="auto"/>
        <w:right w:val="none" w:sz="0" w:space="0" w:color="auto"/>
      </w:divBdr>
    </w:div>
    <w:div w:id="727613241">
      <w:bodyDiv w:val="1"/>
      <w:marLeft w:val="0"/>
      <w:marRight w:val="0"/>
      <w:marTop w:val="0"/>
      <w:marBottom w:val="0"/>
      <w:divBdr>
        <w:top w:val="none" w:sz="0" w:space="0" w:color="auto"/>
        <w:left w:val="none" w:sz="0" w:space="0" w:color="auto"/>
        <w:bottom w:val="none" w:sz="0" w:space="0" w:color="auto"/>
        <w:right w:val="none" w:sz="0" w:space="0" w:color="auto"/>
      </w:divBdr>
    </w:div>
    <w:div w:id="734427672">
      <w:bodyDiv w:val="1"/>
      <w:marLeft w:val="0"/>
      <w:marRight w:val="0"/>
      <w:marTop w:val="0"/>
      <w:marBottom w:val="0"/>
      <w:divBdr>
        <w:top w:val="none" w:sz="0" w:space="0" w:color="auto"/>
        <w:left w:val="none" w:sz="0" w:space="0" w:color="auto"/>
        <w:bottom w:val="none" w:sz="0" w:space="0" w:color="auto"/>
        <w:right w:val="none" w:sz="0" w:space="0" w:color="auto"/>
      </w:divBdr>
      <w:divsChild>
        <w:div w:id="2118477425">
          <w:marLeft w:val="0"/>
          <w:marRight w:val="0"/>
          <w:marTop w:val="0"/>
          <w:marBottom w:val="0"/>
          <w:divBdr>
            <w:top w:val="none" w:sz="0" w:space="0" w:color="auto"/>
            <w:left w:val="none" w:sz="0" w:space="0" w:color="auto"/>
            <w:bottom w:val="none" w:sz="0" w:space="0" w:color="auto"/>
            <w:right w:val="none" w:sz="0" w:space="0" w:color="auto"/>
          </w:divBdr>
        </w:div>
      </w:divsChild>
    </w:div>
    <w:div w:id="741560017">
      <w:bodyDiv w:val="1"/>
      <w:marLeft w:val="0"/>
      <w:marRight w:val="0"/>
      <w:marTop w:val="0"/>
      <w:marBottom w:val="0"/>
      <w:divBdr>
        <w:top w:val="none" w:sz="0" w:space="0" w:color="auto"/>
        <w:left w:val="none" w:sz="0" w:space="0" w:color="auto"/>
        <w:bottom w:val="none" w:sz="0" w:space="0" w:color="auto"/>
        <w:right w:val="none" w:sz="0" w:space="0" w:color="auto"/>
      </w:divBdr>
      <w:divsChild>
        <w:div w:id="1348019330">
          <w:marLeft w:val="0"/>
          <w:marRight w:val="0"/>
          <w:marTop w:val="0"/>
          <w:marBottom w:val="0"/>
          <w:divBdr>
            <w:top w:val="none" w:sz="0" w:space="0" w:color="auto"/>
            <w:left w:val="none" w:sz="0" w:space="0" w:color="auto"/>
            <w:bottom w:val="none" w:sz="0" w:space="0" w:color="auto"/>
            <w:right w:val="none" w:sz="0" w:space="0" w:color="auto"/>
          </w:divBdr>
        </w:div>
      </w:divsChild>
    </w:div>
    <w:div w:id="771903502">
      <w:bodyDiv w:val="1"/>
      <w:marLeft w:val="0"/>
      <w:marRight w:val="0"/>
      <w:marTop w:val="0"/>
      <w:marBottom w:val="0"/>
      <w:divBdr>
        <w:top w:val="none" w:sz="0" w:space="0" w:color="auto"/>
        <w:left w:val="none" w:sz="0" w:space="0" w:color="auto"/>
        <w:bottom w:val="none" w:sz="0" w:space="0" w:color="auto"/>
        <w:right w:val="none" w:sz="0" w:space="0" w:color="auto"/>
      </w:divBdr>
    </w:div>
    <w:div w:id="784924859">
      <w:bodyDiv w:val="1"/>
      <w:marLeft w:val="0"/>
      <w:marRight w:val="0"/>
      <w:marTop w:val="0"/>
      <w:marBottom w:val="0"/>
      <w:divBdr>
        <w:top w:val="none" w:sz="0" w:space="0" w:color="auto"/>
        <w:left w:val="none" w:sz="0" w:space="0" w:color="auto"/>
        <w:bottom w:val="none" w:sz="0" w:space="0" w:color="auto"/>
        <w:right w:val="none" w:sz="0" w:space="0" w:color="auto"/>
      </w:divBdr>
      <w:divsChild>
        <w:div w:id="1046297679">
          <w:marLeft w:val="0"/>
          <w:marRight w:val="0"/>
          <w:marTop w:val="0"/>
          <w:marBottom w:val="0"/>
          <w:divBdr>
            <w:top w:val="none" w:sz="0" w:space="0" w:color="auto"/>
            <w:left w:val="none" w:sz="0" w:space="0" w:color="auto"/>
            <w:bottom w:val="none" w:sz="0" w:space="0" w:color="auto"/>
            <w:right w:val="none" w:sz="0" w:space="0" w:color="auto"/>
          </w:divBdr>
        </w:div>
      </w:divsChild>
    </w:div>
    <w:div w:id="806776173">
      <w:bodyDiv w:val="1"/>
      <w:marLeft w:val="0"/>
      <w:marRight w:val="0"/>
      <w:marTop w:val="0"/>
      <w:marBottom w:val="0"/>
      <w:divBdr>
        <w:top w:val="none" w:sz="0" w:space="0" w:color="auto"/>
        <w:left w:val="none" w:sz="0" w:space="0" w:color="auto"/>
        <w:bottom w:val="none" w:sz="0" w:space="0" w:color="auto"/>
        <w:right w:val="none" w:sz="0" w:space="0" w:color="auto"/>
      </w:divBdr>
    </w:div>
    <w:div w:id="811097925">
      <w:bodyDiv w:val="1"/>
      <w:marLeft w:val="0"/>
      <w:marRight w:val="0"/>
      <w:marTop w:val="0"/>
      <w:marBottom w:val="0"/>
      <w:divBdr>
        <w:top w:val="none" w:sz="0" w:space="0" w:color="auto"/>
        <w:left w:val="none" w:sz="0" w:space="0" w:color="auto"/>
        <w:bottom w:val="none" w:sz="0" w:space="0" w:color="auto"/>
        <w:right w:val="none" w:sz="0" w:space="0" w:color="auto"/>
      </w:divBdr>
    </w:div>
    <w:div w:id="833255087">
      <w:bodyDiv w:val="1"/>
      <w:marLeft w:val="0"/>
      <w:marRight w:val="0"/>
      <w:marTop w:val="0"/>
      <w:marBottom w:val="0"/>
      <w:divBdr>
        <w:top w:val="none" w:sz="0" w:space="0" w:color="auto"/>
        <w:left w:val="none" w:sz="0" w:space="0" w:color="auto"/>
        <w:bottom w:val="none" w:sz="0" w:space="0" w:color="auto"/>
        <w:right w:val="none" w:sz="0" w:space="0" w:color="auto"/>
      </w:divBdr>
    </w:div>
    <w:div w:id="839462796">
      <w:bodyDiv w:val="1"/>
      <w:marLeft w:val="0"/>
      <w:marRight w:val="0"/>
      <w:marTop w:val="0"/>
      <w:marBottom w:val="0"/>
      <w:divBdr>
        <w:top w:val="none" w:sz="0" w:space="0" w:color="auto"/>
        <w:left w:val="none" w:sz="0" w:space="0" w:color="auto"/>
        <w:bottom w:val="none" w:sz="0" w:space="0" w:color="auto"/>
        <w:right w:val="none" w:sz="0" w:space="0" w:color="auto"/>
      </w:divBdr>
      <w:divsChild>
        <w:div w:id="1661612147">
          <w:marLeft w:val="0"/>
          <w:marRight w:val="0"/>
          <w:marTop w:val="0"/>
          <w:marBottom w:val="0"/>
          <w:divBdr>
            <w:top w:val="none" w:sz="0" w:space="0" w:color="auto"/>
            <w:left w:val="none" w:sz="0" w:space="0" w:color="auto"/>
            <w:bottom w:val="none" w:sz="0" w:space="0" w:color="auto"/>
            <w:right w:val="none" w:sz="0" w:space="0" w:color="auto"/>
          </w:divBdr>
        </w:div>
      </w:divsChild>
    </w:div>
    <w:div w:id="861091167">
      <w:bodyDiv w:val="1"/>
      <w:marLeft w:val="0"/>
      <w:marRight w:val="0"/>
      <w:marTop w:val="0"/>
      <w:marBottom w:val="0"/>
      <w:divBdr>
        <w:top w:val="none" w:sz="0" w:space="0" w:color="auto"/>
        <w:left w:val="none" w:sz="0" w:space="0" w:color="auto"/>
        <w:bottom w:val="none" w:sz="0" w:space="0" w:color="auto"/>
        <w:right w:val="none" w:sz="0" w:space="0" w:color="auto"/>
      </w:divBdr>
    </w:div>
    <w:div w:id="921837609">
      <w:bodyDiv w:val="1"/>
      <w:marLeft w:val="0"/>
      <w:marRight w:val="0"/>
      <w:marTop w:val="0"/>
      <w:marBottom w:val="0"/>
      <w:divBdr>
        <w:top w:val="none" w:sz="0" w:space="0" w:color="auto"/>
        <w:left w:val="none" w:sz="0" w:space="0" w:color="auto"/>
        <w:bottom w:val="none" w:sz="0" w:space="0" w:color="auto"/>
        <w:right w:val="none" w:sz="0" w:space="0" w:color="auto"/>
      </w:divBdr>
    </w:div>
    <w:div w:id="923419365">
      <w:bodyDiv w:val="1"/>
      <w:marLeft w:val="0"/>
      <w:marRight w:val="0"/>
      <w:marTop w:val="0"/>
      <w:marBottom w:val="0"/>
      <w:divBdr>
        <w:top w:val="none" w:sz="0" w:space="0" w:color="auto"/>
        <w:left w:val="none" w:sz="0" w:space="0" w:color="auto"/>
        <w:bottom w:val="none" w:sz="0" w:space="0" w:color="auto"/>
        <w:right w:val="none" w:sz="0" w:space="0" w:color="auto"/>
      </w:divBdr>
    </w:div>
    <w:div w:id="925459417">
      <w:bodyDiv w:val="1"/>
      <w:marLeft w:val="0"/>
      <w:marRight w:val="0"/>
      <w:marTop w:val="0"/>
      <w:marBottom w:val="0"/>
      <w:divBdr>
        <w:top w:val="none" w:sz="0" w:space="0" w:color="auto"/>
        <w:left w:val="none" w:sz="0" w:space="0" w:color="auto"/>
        <w:bottom w:val="none" w:sz="0" w:space="0" w:color="auto"/>
        <w:right w:val="none" w:sz="0" w:space="0" w:color="auto"/>
      </w:divBdr>
    </w:div>
    <w:div w:id="950279153">
      <w:bodyDiv w:val="1"/>
      <w:marLeft w:val="0"/>
      <w:marRight w:val="0"/>
      <w:marTop w:val="0"/>
      <w:marBottom w:val="0"/>
      <w:divBdr>
        <w:top w:val="none" w:sz="0" w:space="0" w:color="auto"/>
        <w:left w:val="none" w:sz="0" w:space="0" w:color="auto"/>
        <w:bottom w:val="none" w:sz="0" w:space="0" w:color="auto"/>
        <w:right w:val="none" w:sz="0" w:space="0" w:color="auto"/>
      </w:divBdr>
    </w:div>
    <w:div w:id="970135978">
      <w:bodyDiv w:val="1"/>
      <w:marLeft w:val="0"/>
      <w:marRight w:val="0"/>
      <w:marTop w:val="0"/>
      <w:marBottom w:val="0"/>
      <w:divBdr>
        <w:top w:val="none" w:sz="0" w:space="0" w:color="auto"/>
        <w:left w:val="none" w:sz="0" w:space="0" w:color="auto"/>
        <w:bottom w:val="none" w:sz="0" w:space="0" w:color="auto"/>
        <w:right w:val="none" w:sz="0" w:space="0" w:color="auto"/>
      </w:divBdr>
      <w:divsChild>
        <w:div w:id="44254531">
          <w:marLeft w:val="0"/>
          <w:marRight w:val="0"/>
          <w:marTop w:val="0"/>
          <w:marBottom w:val="0"/>
          <w:divBdr>
            <w:top w:val="none" w:sz="0" w:space="0" w:color="auto"/>
            <w:left w:val="none" w:sz="0" w:space="0" w:color="auto"/>
            <w:bottom w:val="none" w:sz="0" w:space="0" w:color="auto"/>
            <w:right w:val="none" w:sz="0" w:space="0" w:color="auto"/>
          </w:divBdr>
        </w:div>
      </w:divsChild>
    </w:div>
    <w:div w:id="979918492">
      <w:bodyDiv w:val="1"/>
      <w:marLeft w:val="0"/>
      <w:marRight w:val="0"/>
      <w:marTop w:val="0"/>
      <w:marBottom w:val="0"/>
      <w:divBdr>
        <w:top w:val="none" w:sz="0" w:space="0" w:color="auto"/>
        <w:left w:val="none" w:sz="0" w:space="0" w:color="auto"/>
        <w:bottom w:val="none" w:sz="0" w:space="0" w:color="auto"/>
        <w:right w:val="none" w:sz="0" w:space="0" w:color="auto"/>
      </w:divBdr>
    </w:div>
    <w:div w:id="991905931">
      <w:bodyDiv w:val="1"/>
      <w:marLeft w:val="0"/>
      <w:marRight w:val="0"/>
      <w:marTop w:val="0"/>
      <w:marBottom w:val="0"/>
      <w:divBdr>
        <w:top w:val="none" w:sz="0" w:space="0" w:color="auto"/>
        <w:left w:val="none" w:sz="0" w:space="0" w:color="auto"/>
        <w:bottom w:val="none" w:sz="0" w:space="0" w:color="auto"/>
        <w:right w:val="none" w:sz="0" w:space="0" w:color="auto"/>
      </w:divBdr>
      <w:divsChild>
        <w:div w:id="1137257216">
          <w:marLeft w:val="0"/>
          <w:marRight w:val="0"/>
          <w:marTop w:val="0"/>
          <w:marBottom w:val="0"/>
          <w:divBdr>
            <w:top w:val="none" w:sz="0" w:space="0" w:color="auto"/>
            <w:left w:val="none" w:sz="0" w:space="0" w:color="auto"/>
            <w:bottom w:val="none" w:sz="0" w:space="0" w:color="auto"/>
            <w:right w:val="none" w:sz="0" w:space="0" w:color="auto"/>
          </w:divBdr>
        </w:div>
      </w:divsChild>
    </w:div>
    <w:div w:id="1019627344">
      <w:bodyDiv w:val="1"/>
      <w:marLeft w:val="0"/>
      <w:marRight w:val="0"/>
      <w:marTop w:val="0"/>
      <w:marBottom w:val="0"/>
      <w:divBdr>
        <w:top w:val="none" w:sz="0" w:space="0" w:color="auto"/>
        <w:left w:val="none" w:sz="0" w:space="0" w:color="auto"/>
        <w:bottom w:val="none" w:sz="0" w:space="0" w:color="auto"/>
        <w:right w:val="none" w:sz="0" w:space="0" w:color="auto"/>
      </w:divBdr>
    </w:div>
    <w:div w:id="1026062868">
      <w:bodyDiv w:val="1"/>
      <w:marLeft w:val="0"/>
      <w:marRight w:val="0"/>
      <w:marTop w:val="0"/>
      <w:marBottom w:val="0"/>
      <w:divBdr>
        <w:top w:val="none" w:sz="0" w:space="0" w:color="auto"/>
        <w:left w:val="none" w:sz="0" w:space="0" w:color="auto"/>
        <w:bottom w:val="none" w:sz="0" w:space="0" w:color="auto"/>
        <w:right w:val="none" w:sz="0" w:space="0" w:color="auto"/>
      </w:divBdr>
      <w:divsChild>
        <w:div w:id="1796176122">
          <w:marLeft w:val="0"/>
          <w:marRight w:val="0"/>
          <w:marTop w:val="0"/>
          <w:marBottom w:val="0"/>
          <w:divBdr>
            <w:top w:val="none" w:sz="0" w:space="0" w:color="auto"/>
            <w:left w:val="none" w:sz="0" w:space="0" w:color="auto"/>
            <w:bottom w:val="none" w:sz="0" w:space="0" w:color="auto"/>
            <w:right w:val="none" w:sz="0" w:space="0" w:color="auto"/>
          </w:divBdr>
        </w:div>
      </w:divsChild>
    </w:div>
    <w:div w:id="1027293020">
      <w:bodyDiv w:val="1"/>
      <w:marLeft w:val="0"/>
      <w:marRight w:val="0"/>
      <w:marTop w:val="0"/>
      <w:marBottom w:val="0"/>
      <w:divBdr>
        <w:top w:val="none" w:sz="0" w:space="0" w:color="auto"/>
        <w:left w:val="none" w:sz="0" w:space="0" w:color="auto"/>
        <w:bottom w:val="none" w:sz="0" w:space="0" w:color="auto"/>
        <w:right w:val="none" w:sz="0" w:space="0" w:color="auto"/>
      </w:divBdr>
    </w:div>
    <w:div w:id="1039282391">
      <w:bodyDiv w:val="1"/>
      <w:marLeft w:val="0"/>
      <w:marRight w:val="0"/>
      <w:marTop w:val="0"/>
      <w:marBottom w:val="0"/>
      <w:divBdr>
        <w:top w:val="none" w:sz="0" w:space="0" w:color="auto"/>
        <w:left w:val="none" w:sz="0" w:space="0" w:color="auto"/>
        <w:bottom w:val="none" w:sz="0" w:space="0" w:color="auto"/>
        <w:right w:val="none" w:sz="0" w:space="0" w:color="auto"/>
      </w:divBdr>
      <w:divsChild>
        <w:div w:id="1180244505">
          <w:marLeft w:val="0"/>
          <w:marRight w:val="0"/>
          <w:marTop w:val="0"/>
          <w:marBottom w:val="0"/>
          <w:divBdr>
            <w:top w:val="none" w:sz="0" w:space="0" w:color="auto"/>
            <w:left w:val="none" w:sz="0" w:space="0" w:color="auto"/>
            <w:bottom w:val="none" w:sz="0" w:space="0" w:color="auto"/>
            <w:right w:val="none" w:sz="0" w:space="0" w:color="auto"/>
          </w:divBdr>
        </w:div>
      </w:divsChild>
    </w:div>
    <w:div w:id="1040976886">
      <w:bodyDiv w:val="1"/>
      <w:marLeft w:val="0"/>
      <w:marRight w:val="0"/>
      <w:marTop w:val="0"/>
      <w:marBottom w:val="0"/>
      <w:divBdr>
        <w:top w:val="none" w:sz="0" w:space="0" w:color="auto"/>
        <w:left w:val="none" w:sz="0" w:space="0" w:color="auto"/>
        <w:bottom w:val="none" w:sz="0" w:space="0" w:color="auto"/>
        <w:right w:val="none" w:sz="0" w:space="0" w:color="auto"/>
      </w:divBdr>
    </w:div>
    <w:div w:id="1078206364">
      <w:bodyDiv w:val="1"/>
      <w:marLeft w:val="0"/>
      <w:marRight w:val="0"/>
      <w:marTop w:val="0"/>
      <w:marBottom w:val="0"/>
      <w:divBdr>
        <w:top w:val="none" w:sz="0" w:space="0" w:color="auto"/>
        <w:left w:val="none" w:sz="0" w:space="0" w:color="auto"/>
        <w:bottom w:val="none" w:sz="0" w:space="0" w:color="auto"/>
        <w:right w:val="none" w:sz="0" w:space="0" w:color="auto"/>
      </w:divBdr>
    </w:div>
    <w:div w:id="1086150838">
      <w:bodyDiv w:val="1"/>
      <w:marLeft w:val="0"/>
      <w:marRight w:val="0"/>
      <w:marTop w:val="0"/>
      <w:marBottom w:val="0"/>
      <w:divBdr>
        <w:top w:val="none" w:sz="0" w:space="0" w:color="auto"/>
        <w:left w:val="none" w:sz="0" w:space="0" w:color="auto"/>
        <w:bottom w:val="none" w:sz="0" w:space="0" w:color="auto"/>
        <w:right w:val="none" w:sz="0" w:space="0" w:color="auto"/>
      </w:divBdr>
    </w:div>
    <w:div w:id="1115170990">
      <w:bodyDiv w:val="1"/>
      <w:marLeft w:val="0"/>
      <w:marRight w:val="0"/>
      <w:marTop w:val="0"/>
      <w:marBottom w:val="0"/>
      <w:divBdr>
        <w:top w:val="none" w:sz="0" w:space="0" w:color="auto"/>
        <w:left w:val="none" w:sz="0" w:space="0" w:color="auto"/>
        <w:bottom w:val="none" w:sz="0" w:space="0" w:color="auto"/>
        <w:right w:val="none" w:sz="0" w:space="0" w:color="auto"/>
      </w:divBdr>
    </w:div>
    <w:div w:id="1118450157">
      <w:bodyDiv w:val="1"/>
      <w:marLeft w:val="0"/>
      <w:marRight w:val="0"/>
      <w:marTop w:val="0"/>
      <w:marBottom w:val="0"/>
      <w:divBdr>
        <w:top w:val="none" w:sz="0" w:space="0" w:color="auto"/>
        <w:left w:val="none" w:sz="0" w:space="0" w:color="auto"/>
        <w:bottom w:val="none" w:sz="0" w:space="0" w:color="auto"/>
        <w:right w:val="none" w:sz="0" w:space="0" w:color="auto"/>
      </w:divBdr>
    </w:div>
    <w:div w:id="1134525454">
      <w:bodyDiv w:val="1"/>
      <w:marLeft w:val="0"/>
      <w:marRight w:val="0"/>
      <w:marTop w:val="0"/>
      <w:marBottom w:val="0"/>
      <w:divBdr>
        <w:top w:val="none" w:sz="0" w:space="0" w:color="auto"/>
        <w:left w:val="none" w:sz="0" w:space="0" w:color="auto"/>
        <w:bottom w:val="none" w:sz="0" w:space="0" w:color="auto"/>
        <w:right w:val="none" w:sz="0" w:space="0" w:color="auto"/>
      </w:divBdr>
    </w:div>
    <w:div w:id="1141578365">
      <w:bodyDiv w:val="1"/>
      <w:marLeft w:val="0"/>
      <w:marRight w:val="0"/>
      <w:marTop w:val="0"/>
      <w:marBottom w:val="0"/>
      <w:divBdr>
        <w:top w:val="none" w:sz="0" w:space="0" w:color="auto"/>
        <w:left w:val="none" w:sz="0" w:space="0" w:color="auto"/>
        <w:bottom w:val="none" w:sz="0" w:space="0" w:color="auto"/>
        <w:right w:val="none" w:sz="0" w:space="0" w:color="auto"/>
      </w:divBdr>
    </w:div>
    <w:div w:id="1180462067">
      <w:bodyDiv w:val="1"/>
      <w:marLeft w:val="0"/>
      <w:marRight w:val="0"/>
      <w:marTop w:val="0"/>
      <w:marBottom w:val="0"/>
      <w:divBdr>
        <w:top w:val="none" w:sz="0" w:space="0" w:color="auto"/>
        <w:left w:val="none" w:sz="0" w:space="0" w:color="auto"/>
        <w:bottom w:val="none" w:sz="0" w:space="0" w:color="auto"/>
        <w:right w:val="none" w:sz="0" w:space="0" w:color="auto"/>
      </w:divBdr>
    </w:div>
    <w:div w:id="1184173696">
      <w:bodyDiv w:val="1"/>
      <w:marLeft w:val="0"/>
      <w:marRight w:val="0"/>
      <w:marTop w:val="0"/>
      <w:marBottom w:val="0"/>
      <w:divBdr>
        <w:top w:val="none" w:sz="0" w:space="0" w:color="auto"/>
        <w:left w:val="none" w:sz="0" w:space="0" w:color="auto"/>
        <w:bottom w:val="none" w:sz="0" w:space="0" w:color="auto"/>
        <w:right w:val="none" w:sz="0" w:space="0" w:color="auto"/>
      </w:divBdr>
    </w:div>
    <w:div w:id="1199243722">
      <w:bodyDiv w:val="1"/>
      <w:marLeft w:val="0"/>
      <w:marRight w:val="0"/>
      <w:marTop w:val="0"/>
      <w:marBottom w:val="0"/>
      <w:divBdr>
        <w:top w:val="none" w:sz="0" w:space="0" w:color="auto"/>
        <w:left w:val="none" w:sz="0" w:space="0" w:color="auto"/>
        <w:bottom w:val="none" w:sz="0" w:space="0" w:color="auto"/>
        <w:right w:val="none" w:sz="0" w:space="0" w:color="auto"/>
      </w:divBdr>
    </w:div>
    <w:div w:id="1207257090">
      <w:bodyDiv w:val="1"/>
      <w:marLeft w:val="0"/>
      <w:marRight w:val="0"/>
      <w:marTop w:val="0"/>
      <w:marBottom w:val="0"/>
      <w:divBdr>
        <w:top w:val="none" w:sz="0" w:space="0" w:color="auto"/>
        <w:left w:val="none" w:sz="0" w:space="0" w:color="auto"/>
        <w:bottom w:val="none" w:sz="0" w:space="0" w:color="auto"/>
        <w:right w:val="none" w:sz="0" w:space="0" w:color="auto"/>
      </w:divBdr>
      <w:divsChild>
        <w:div w:id="1526290550">
          <w:marLeft w:val="0"/>
          <w:marRight w:val="0"/>
          <w:marTop w:val="0"/>
          <w:marBottom w:val="0"/>
          <w:divBdr>
            <w:top w:val="none" w:sz="0" w:space="0" w:color="auto"/>
            <w:left w:val="none" w:sz="0" w:space="0" w:color="auto"/>
            <w:bottom w:val="none" w:sz="0" w:space="0" w:color="auto"/>
            <w:right w:val="none" w:sz="0" w:space="0" w:color="auto"/>
          </w:divBdr>
        </w:div>
      </w:divsChild>
    </w:div>
    <w:div w:id="1229417204">
      <w:bodyDiv w:val="1"/>
      <w:marLeft w:val="0"/>
      <w:marRight w:val="0"/>
      <w:marTop w:val="0"/>
      <w:marBottom w:val="0"/>
      <w:divBdr>
        <w:top w:val="none" w:sz="0" w:space="0" w:color="auto"/>
        <w:left w:val="none" w:sz="0" w:space="0" w:color="auto"/>
        <w:bottom w:val="none" w:sz="0" w:space="0" w:color="auto"/>
        <w:right w:val="none" w:sz="0" w:space="0" w:color="auto"/>
      </w:divBdr>
    </w:div>
    <w:div w:id="1236403046">
      <w:bodyDiv w:val="1"/>
      <w:marLeft w:val="0"/>
      <w:marRight w:val="0"/>
      <w:marTop w:val="0"/>
      <w:marBottom w:val="0"/>
      <w:divBdr>
        <w:top w:val="none" w:sz="0" w:space="0" w:color="auto"/>
        <w:left w:val="none" w:sz="0" w:space="0" w:color="auto"/>
        <w:bottom w:val="none" w:sz="0" w:space="0" w:color="auto"/>
        <w:right w:val="none" w:sz="0" w:space="0" w:color="auto"/>
      </w:divBdr>
      <w:divsChild>
        <w:div w:id="529879111">
          <w:marLeft w:val="0"/>
          <w:marRight w:val="0"/>
          <w:marTop w:val="0"/>
          <w:marBottom w:val="0"/>
          <w:divBdr>
            <w:top w:val="none" w:sz="0" w:space="0" w:color="auto"/>
            <w:left w:val="none" w:sz="0" w:space="0" w:color="auto"/>
            <w:bottom w:val="none" w:sz="0" w:space="0" w:color="auto"/>
            <w:right w:val="none" w:sz="0" w:space="0" w:color="auto"/>
          </w:divBdr>
        </w:div>
      </w:divsChild>
    </w:div>
    <w:div w:id="1281105193">
      <w:bodyDiv w:val="1"/>
      <w:marLeft w:val="0"/>
      <w:marRight w:val="0"/>
      <w:marTop w:val="0"/>
      <w:marBottom w:val="0"/>
      <w:divBdr>
        <w:top w:val="none" w:sz="0" w:space="0" w:color="auto"/>
        <w:left w:val="none" w:sz="0" w:space="0" w:color="auto"/>
        <w:bottom w:val="none" w:sz="0" w:space="0" w:color="auto"/>
        <w:right w:val="none" w:sz="0" w:space="0" w:color="auto"/>
      </w:divBdr>
    </w:div>
    <w:div w:id="1284386412">
      <w:bodyDiv w:val="1"/>
      <w:marLeft w:val="0"/>
      <w:marRight w:val="0"/>
      <w:marTop w:val="0"/>
      <w:marBottom w:val="0"/>
      <w:divBdr>
        <w:top w:val="none" w:sz="0" w:space="0" w:color="auto"/>
        <w:left w:val="none" w:sz="0" w:space="0" w:color="auto"/>
        <w:bottom w:val="none" w:sz="0" w:space="0" w:color="auto"/>
        <w:right w:val="none" w:sz="0" w:space="0" w:color="auto"/>
      </w:divBdr>
    </w:div>
    <w:div w:id="1295717624">
      <w:bodyDiv w:val="1"/>
      <w:marLeft w:val="0"/>
      <w:marRight w:val="0"/>
      <w:marTop w:val="0"/>
      <w:marBottom w:val="0"/>
      <w:divBdr>
        <w:top w:val="none" w:sz="0" w:space="0" w:color="auto"/>
        <w:left w:val="none" w:sz="0" w:space="0" w:color="auto"/>
        <w:bottom w:val="none" w:sz="0" w:space="0" w:color="auto"/>
        <w:right w:val="none" w:sz="0" w:space="0" w:color="auto"/>
      </w:divBdr>
      <w:divsChild>
        <w:div w:id="2006592637">
          <w:marLeft w:val="0"/>
          <w:marRight w:val="0"/>
          <w:marTop w:val="0"/>
          <w:marBottom w:val="0"/>
          <w:divBdr>
            <w:top w:val="none" w:sz="0" w:space="0" w:color="auto"/>
            <w:left w:val="none" w:sz="0" w:space="0" w:color="auto"/>
            <w:bottom w:val="none" w:sz="0" w:space="0" w:color="auto"/>
            <w:right w:val="none" w:sz="0" w:space="0" w:color="auto"/>
          </w:divBdr>
        </w:div>
      </w:divsChild>
    </w:div>
    <w:div w:id="1301693355">
      <w:bodyDiv w:val="1"/>
      <w:marLeft w:val="0"/>
      <w:marRight w:val="0"/>
      <w:marTop w:val="0"/>
      <w:marBottom w:val="0"/>
      <w:divBdr>
        <w:top w:val="none" w:sz="0" w:space="0" w:color="auto"/>
        <w:left w:val="none" w:sz="0" w:space="0" w:color="auto"/>
        <w:bottom w:val="none" w:sz="0" w:space="0" w:color="auto"/>
        <w:right w:val="none" w:sz="0" w:space="0" w:color="auto"/>
      </w:divBdr>
    </w:div>
    <w:div w:id="1339699742">
      <w:bodyDiv w:val="1"/>
      <w:marLeft w:val="0"/>
      <w:marRight w:val="0"/>
      <w:marTop w:val="0"/>
      <w:marBottom w:val="0"/>
      <w:divBdr>
        <w:top w:val="none" w:sz="0" w:space="0" w:color="auto"/>
        <w:left w:val="none" w:sz="0" w:space="0" w:color="auto"/>
        <w:bottom w:val="none" w:sz="0" w:space="0" w:color="auto"/>
        <w:right w:val="none" w:sz="0" w:space="0" w:color="auto"/>
      </w:divBdr>
      <w:divsChild>
        <w:div w:id="951010394">
          <w:marLeft w:val="0"/>
          <w:marRight w:val="0"/>
          <w:marTop w:val="0"/>
          <w:marBottom w:val="0"/>
          <w:divBdr>
            <w:top w:val="none" w:sz="0" w:space="0" w:color="auto"/>
            <w:left w:val="none" w:sz="0" w:space="0" w:color="auto"/>
            <w:bottom w:val="none" w:sz="0" w:space="0" w:color="auto"/>
            <w:right w:val="none" w:sz="0" w:space="0" w:color="auto"/>
          </w:divBdr>
        </w:div>
      </w:divsChild>
    </w:div>
    <w:div w:id="1362242631">
      <w:bodyDiv w:val="1"/>
      <w:marLeft w:val="0"/>
      <w:marRight w:val="0"/>
      <w:marTop w:val="0"/>
      <w:marBottom w:val="0"/>
      <w:divBdr>
        <w:top w:val="none" w:sz="0" w:space="0" w:color="auto"/>
        <w:left w:val="none" w:sz="0" w:space="0" w:color="auto"/>
        <w:bottom w:val="none" w:sz="0" w:space="0" w:color="auto"/>
        <w:right w:val="none" w:sz="0" w:space="0" w:color="auto"/>
      </w:divBdr>
    </w:div>
    <w:div w:id="1405686390">
      <w:bodyDiv w:val="1"/>
      <w:marLeft w:val="0"/>
      <w:marRight w:val="0"/>
      <w:marTop w:val="0"/>
      <w:marBottom w:val="0"/>
      <w:divBdr>
        <w:top w:val="none" w:sz="0" w:space="0" w:color="auto"/>
        <w:left w:val="none" w:sz="0" w:space="0" w:color="auto"/>
        <w:bottom w:val="none" w:sz="0" w:space="0" w:color="auto"/>
        <w:right w:val="none" w:sz="0" w:space="0" w:color="auto"/>
      </w:divBdr>
      <w:divsChild>
        <w:div w:id="1876847936">
          <w:marLeft w:val="0"/>
          <w:marRight w:val="0"/>
          <w:marTop w:val="0"/>
          <w:marBottom w:val="0"/>
          <w:divBdr>
            <w:top w:val="none" w:sz="0" w:space="0" w:color="auto"/>
            <w:left w:val="none" w:sz="0" w:space="0" w:color="auto"/>
            <w:bottom w:val="none" w:sz="0" w:space="0" w:color="auto"/>
            <w:right w:val="none" w:sz="0" w:space="0" w:color="auto"/>
          </w:divBdr>
        </w:div>
      </w:divsChild>
    </w:div>
    <w:div w:id="1412314930">
      <w:bodyDiv w:val="1"/>
      <w:marLeft w:val="0"/>
      <w:marRight w:val="0"/>
      <w:marTop w:val="0"/>
      <w:marBottom w:val="0"/>
      <w:divBdr>
        <w:top w:val="none" w:sz="0" w:space="0" w:color="auto"/>
        <w:left w:val="none" w:sz="0" w:space="0" w:color="auto"/>
        <w:bottom w:val="none" w:sz="0" w:space="0" w:color="auto"/>
        <w:right w:val="none" w:sz="0" w:space="0" w:color="auto"/>
      </w:divBdr>
    </w:div>
    <w:div w:id="1425109036">
      <w:bodyDiv w:val="1"/>
      <w:marLeft w:val="0"/>
      <w:marRight w:val="0"/>
      <w:marTop w:val="0"/>
      <w:marBottom w:val="0"/>
      <w:divBdr>
        <w:top w:val="none" w:sz="0" w:space="0" w:color="auto"/>
        <w:left w:val="none" w:sz="0" w:space="0" w:color="auto"/>
        <w:bottom w:val="none" w:sz="0" w:space="0" w:color="auto"/>
        <w:right w:val="none" w:sz="0" w:space="0" w:color="auto"/>
      </w:divBdr>
    </w:div>
    <w:div w:id="1432436128">
      <w:bodyDiv w:val="1"/>
      <w:marLeft w:val="0"/>
      <w:marRight w:val="0"/>
      <w:marTop w:val="0"/>
      <w:marBottom w:val="0"/>
      <w:divBdr>
        <w:top w:val="none" w:sz="0" w:space="0" w:color="auto"/>
        <w:left w:val="none" w:sz="0" w:space="0" w:color="auto"/>
        <w:bottom w:val="none" w:sz="0" w:space="0" w:color="auto"/>
        <w:right w:val="none" w:sz="0" w:space="0" w:color="auto"/>
      </w:divBdr>
      <w:divsChild>
        <w:div w:id="1607079396">
          <w:marLeft w:val="0"/>
          <w:marRight w:val="0"/>
          <w:marTop w:val="0"/>
          <w:marBottom w:val="0"/>
          <w:divBdr>
            <w:top w:val="none" w:sz="0" w:space="0" w:color="auto"/>
            <w:left w:val="none" w:sz="0" w:space="0" w:color="auto"/>
            <w:bottom w:val="none" w:sz="0" w:space="0" w:color="auto"/>
            <w:right w:val="none" w:sz="0" w:space="0" w:color="auto"/>
          </w:divBdr>
        </w:div>
      </w:divsChild>
    </w:div>
    <w:div w:id="1442726815">
      <w:bodyDiv w:val="1"/>
      <w:marLeft w:val="0"/>
      <w:marRight w:val="0"/>
      <w:marTop w:val="0"/>
      <w:marBottom w:val="0"/>
      <w:divBdr>
        <w:top w:val="none" w:sz="0" w:space="0" w:color="auto"/>
        <w:left w:val="none" w:sz="0" w:space="0" w:color="auto"/>
        <w:bottom w:val="none" w:sz="0" w:space="0" w:color="auto"/>
        <w:right w:val="none" w:sz="0" w:space="0" w:color="auto"/>
      </w:divBdr>
    </w:div>
    <w:div w:id="1468621208">
      <w:bodyDiv w:val="1"/>
      <w:marLeft w:val="0"/>
      <w:marRight w:val="0"/>
      <w:marTop w:val="0"/>
      <w:marBottom w:val="0"/>
      <w:divBdr>
        <w:top w:val="none" w:sz="0" w:space="0" w:color="auto"/>
        <w:left w:val="none" w:sz="0" w:space="0" w:color="auto"/>
        <w:bottom w:val="none" w:sz="0" w:space="0" w:color="auto"/>
        <w:right w:val="none" w:sz="0" w:space="0" w:color="auto"/>
      </w:divBdr>
      <w:divsChild>
        <w:div w:id="1214806280">
          <w:marLeft w:val="0"/>
          <w:marRight w:val="0"/>
          <w:marTop w:val="0"/>
          <w:marBottom w:val="0"/>
          <w:divBdr>
            <w:top w:val="none" w:sz="0" w:space="0" w:color="auto"/>
            <w:left w:val="none" w:sz="0" w:space="0" w:color="auto"/>
            <w:bottom w:val="none" w:sz="0" w:space="0" w:color="auto"/>
            <w:right w:val="none" w:sz="0" w:space="0" w:color="auto"/>
          </w:divBdr>
        </w:div>
      </w:divsChild>
    </w:div>
    <w:div w:id="1529293114">
      <w:bodyDiv w:val="1"/>
      <w:marLeft w:val="0"/>
      <w:marRight w:val="0"/>
      <w:marTop w:val="0"/>
      <w:marBottom w:val="0"/>
      <w:divBdr>
        <w:top w:val="none" w:sz="0" w:space="0" w:color="auto"/>
        <w:left w:val="none" w:sz="0" w:space="0" w:color="auto"/>
        <w:bottom w:val="none" w:sz="0" w:space="0" w:color="auto"/>
        <w:right w:val="none" w:sz="0" w:space="0" w:color="auto"/>
      </w:divBdr>
    </w:div>
    <w:div w:id="1531802793">
      <w:bodyDiv w:val="1"/>
      <w:marLeft w:val="0"/>
      <w:marRight w:val="0"/>
      <w:marTop w:val="0"/>
      <w:marBottom w:val="0"/>
      <w:divBdr>
        <w:top w:val="none" w:sz="0" w:space="0" w:color="auto"/>
        <w:left w:val="none" w:sz="0" w:space="0" w:color="auto"/>
        <w:bottom w:val="none" w:sz="0" w:space="0" w:color="auto"/>
        <w:right w:val="none" w:sz="0" w:space="0" w:color="auto"/>
      </w:divBdr>
    </w:div>
    <w:div w:id="1537153795">
      <w:bodyDiv w:val="1"/>
      <w:marLeft w:val="0"/>
      <w:marRight w:val="0"/>
      <w:marTop w:val="0"/>
      <w:marBottom w:val="0"/>
      <w:divBdr>
        <w:top w:val="none" w:sz="0" w:space="0" w:color="auto"/>
        <w:left w:val="none" w:sz="0" w:space="0" w:color="auto"/>
        <w:bottom w:val="none" w:sz="0" w:space="0" w:color="auto"/>
        <w:right w:val="none" w:sz="0" w:space="0" w:color="auto"/>
      </w:divBdr>
    </w:div>
    <w:div w:id="1567302459">
      <w:bodyDiv w:val="1"/>
      <w:marLeft w:val="0"/>
      <w:marRight w:val="0"/>
      <w:marTop w:val="0"/>
      <w:marBottom w:val="0"/>
      <w:divBdr>
        <w:top w:val="none" w:sz="0" w:space="0" w:color="auto"/>
        <w:left w:val="none" w:sz="0" w:space="0" w:color="auto"/>
        <w:bottom w:val="none" w:sz="0" w:space="0" w:color="auto"/>
        <w:right w:val="none" w:sz="0" w:space="0" w:color="auto"/>
      </w:divBdr>
    </w:div>
    <w:div w:id="1584026436">
      <w:bodyDiv w:val="1"/>
      <w:marLeft w:val="0"/>
      <w:marRight w:val="0"/>
      <w:marTop w:val="0"/>
      <w:marBottom w:val="0"/>
      <w:divBdr>
        <w:top w:val="none" w:sz="0" w:space="0" w:color="auto"/>
        <w:left w:val="none" w:sz="0" w:space="0" w:color="auto"/>
        <w:bottom w:val="none" w:sz="0" w:space="0" w:color="auto"/>
        <w:right w:val="none" w:sz="0" w:space="0" w:color="auto"/>
      </w:divBdr>
    </w:div>
    <w:div w:id="1599750726">
      <w:bodyDiv w:val="1"/>
      <w:marLeft w:val="0"/>
      <w:marRight w:val="0"/>
      <w:marTop w:val="0"/>
      <w:marBottom w:val="0"/>
      <w:divBdr>
        <w:top w:val="none" w:sz="0" w:space="0" w:color="auto"/>
        <w:left w:val="none" w:sz="0" w:space="0" w:color="auto"/>
        <w:bottom w:val="none" w:sz="0" w:space="0" w:color="auto"/>
        <w:right w:val="none" w:sz="0" w:space="0" w:color="auto"/>
      </w:divBdr>
    </w:div>
    <w:div w:id="1607157278">
      <w:bodyDiv w:val="1"/>
      <w:marLeft w:val="0"/>
      <w:marRight w:val="0"/>
      <w:marTop w:val="0"/>
      <w:marBottom w:val="0"/>
      <w:divBdr>
        <w:top w:val="none" w:sz="0" w:space="0" w:color="auto"/>
        <w:left w:val="none" w:sz="0" w:space="0" w:color="auto"/>
        <w:bottom w:val="none" w:sz="0" w:space="0" w:color="auto"/>
        <w:right w:val="none" w:sz="0" w:space="0" w:color="auto"/>
      </w:divBdr>
      <w:divsChild>
        <w:div w:id="815798186">
          <w:marLeft w:val="0"/>
          <w:marRight w:val="0"/>
          <w:marTop w:val="0"/>
          <w:marBottom w:val="0"/>
          <w:divBdr>
            <w:top w:val="none" w:sz="0" w:space="0" w:color="auto"/>
            <w:left w:val="none" w:sz="0" w:space="0" w:color="auto"/>
            <w:bottom w:val="none" w:sz="0" w:space="0" w:color="auto"/>
            <w:right w:val="none" w:sz="0" w:space="0" w:color="auto"/>
          </w:divBdr>
          <w:divsChild>
            <w:div w:id="1288852965">
              <w:marLeft w:val="0"/>
              <w:marRight w:val="0"/>
              <w:marTop w:val="0"/>
              <w:marBottom w:val="0"/>
              <w:divBdr>
                <w:top w:val="none" w:sz="0" w:space="0" w:color="auto"/>
                <w:left w:val="none" w:sz="0" w:space="0" w:color="auto"/>
                <w:bottom w:val="none" w:sz="0" w:space="0" w:color="auto"/>
                <w:right w:val="none" w:sz="0" w:space="0" w:color="auto"/>
              </w:divBdr>
            </w:div>
            <w:div w:id="1583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6223">
      <w:bodyDiv w:val="1"/>
      <w:marLeft w:val="0"/>
      <w:marRight w:val="0"/>
      <w:marTop w:val="0"/>
      <w:marBottom w:val="0"/>
      <w:divBdr>
        <w:top w:val="none" w:sz="0" w:space="0" w:color="auto"/>
        <w:left w:val="none" w:sz="0" w:space="0" w:color="auto"/>
        <w:bottom w:val="none" w:sz="0" w:space="0" w:color="auto"/>
        <w:right w:val="none" w:sz="0" w:space="0" w:color="auto"/>
      </w:divBdr>
      <w:divsChild>
        <w:div w:id="663821693">
          <w:marLeft w:val="0"/>
          <w:marRight w:val="0"/>
          <w:marTop w:val="0"/>
          <w:marBottom w:val="0"/>
          <w:divBdr>
            <w:top w:val="none" w:sz="0" w:space="0" w:color="auto"/>
            <w:left w:val="none" w:sz="0" w:space="0" w:color="auto"/>
            <w:bottom w:val="none" w:sz="0" w:space="0" w:color="auto"/>
            <w:right w:val="none" w:sz="0" w:space="0" w:color="auto"/>
          </w:divBdr>
        </w:div>
      </w:divsChild>
    </w:div>
    <w:div w:id="1629511739">
      <w:bodyDiv w:val="1"/>
      <w:marLeft w:val="0"/>
      <w:marRight w:val="0"/>
      <w:marTop w:val="0"/>
      <w:marBottom w:val="0"/>
      <w:divBdr>
        <w:top w:val="none" w:sz="0" w:space="0" w:color="auto"/>
        <w:left w:val="none" w:sz="0" w:space="0" w:color="auto"/>
        <w:bottom w:val="none" w:sz="0" w:space="0" w:color="auto"/>
        <w:right w:val="none" w:sz="0" w:space="0" w:color="auto"/>
      </w:divBdr>
    </w:div>
    <w:div w:id="1672640993">
      <w:bodyDiv w:val="1"/>
      <w:marLeft w:val="0"/>
      <w:marRight w:val="0"/>
      <w:marTop w:val="0"/>
      <w:marBottom w:val="0"/>
      <w:divBdr>
        <w:top w:val="none" w:sz="0" w:space="0" w:color="auto"/>
        <w:left w:val="none" w:sz="0" w:space="0" w:color="auto"/>
        <w:bottom w:val="none" w:sz="0" w:space="0" w:color="auto"/>
        <w:right w:val="none" w:sz="0" w:space="0" w:color="auto"/>
      </w:divBdr>
    </w:div>
    <w:div w:id="1681665870">
      <w:bodyDiv w:val="1"/>
      <w:marLeft w:val="0"/>
      <w:marRight w:val="0"/>
      <w:marTop w:val="0"/>
      <w:marBottom w:val="0"/>
      <w:divBdr>
        <w:top w:val="none" w:sz="0" w:space="0" w:color="auto"/>
        <w:left w:val="none" w:sz="0" w:space="0" w:color="auto"/>
        <w:bottom w:val="none" w:sz="0" w:space="0" w:color="auto"/>
        <w:right w:val="none" w:sz="0" w:space="0" w:color="auto"/>
      </w:divBdr>
    </w:div>
    <w:div w:id="1688826410">
      <w:bodyDiv w:val="1"/>
      <w:marLeft w:val="0"/>
      <w:marRight w:val="0"/>
      <w:marTop w:val="0"/>
      <w:marBottom w:val="0"/>
      <w:divBdr>
        <w:top w:val="none" w:sz="0" w:space="0" w:color="auto"/>
        <w:left w:val="none" w:sz="0" w:space="0" w:color="auto"/>
        <w:bottom w:val="none" w:sz="0" w:space="0" w:color="auto"/>
        <w:right w:val="none" w:sz="0" w:space="0" w:color="auto"/>
      </w:divBdr>
    </w:div>
    <w:div w:id="1695883324">
      <w:bodyDiv w:val="1"/>
      <w:marLeft w:val="0"/>
      <w:marRight w:val="0"/>
      <w:marTop w:val="0"/>
      <w:marBottom w:val="0"/>
      <w:divBdr>
        <w:top w:val="none" w:sz="0" w:space="0" w:color="auto"/>
        <w:left w:val="none" w:sz="0" w:space="0" w:color="auto"/>
        <w:bottom w:val="none" w:sz="0" w:space="0" w:color="auto"/>
        <w:right w:val="none" w:sz="0" w:space="0" w:color="auto"/>
      </w:divBdr>
    </w:div>
    <w:div w:id="1698390242">
      <w:bodyDiv w:val="1"/>
      <w:marLeft w:val="0"/>
      <w:marRight w:val="0"/>
      <w:marTop w:val="0"/>
      <w:marBottom w:val="0"/>
      <w:divBdr>
        <w:top w:val="none" w:sz="0" w:space="0" w:color="auto"/>
        <w:left w:val="none" w:sz="0" w:space="0" w:color="auto"/>
        <w:bottom w:val="none" w:sz="0" w:space="0" w:color="auto"/>
        <w:right w:val="none" w:sz="0" w:space="0" w:color="auto"/>
      </w:divBdr>
      <w:divsChild>
        <w:div w:id="236944692">
          <w:marLeft w:val="0"/>
          <w:marRight w:val="0"/>
          <w:marTop w:val="0"/>
          <w:marBottom w:val="0"/>
          <w:divBdr>
            <w:top w:val="none" w:sz="0" w:space="0" w:color="auto"/>
            <w:left w:val="none" w:sz="0" w:space="0" w:color="auto"/>
            <w:bottom w:val="none" w:sz="0" w:space="0" w:color="auto"/>
            <w:right w:val="none" w:sz="0" w:space="0" w:color="auto"/>
          </w:divBdr>
        </w:div>
      </w:divsChild>
    </w:div>
    <w:div w:id="1708066756">
      <w:bodyDiv w:val="1"/>
      <w:marLeft w:val="0"/>
      <w:marRight w:val="0"/>
      <w:marTop w:val="0"/>
      <w:marBottom w:val="0"/>
      <w:divBdr>
        <w:top w:val="none" w:sz="0" w:space="0" w:color="auto"/>
        <w:left w:val="none" w:sz="0" w:space="0" w:color="auto"/>
        <w:bottom w:val="none" w:sz="0" w:space="0" w:color="auto"/>
        <w:right w:val="none" w:sz="0" w:space="0" w:color="auto"/>
      </w:divBdr>
    </w:div>
    <w:div w:id="1729766805">
      <w:bodyDiv w:val="1"/>
      <w:marLeft w:val="0"/>
      <w:marRight w:val="0"/>
      <w:marTop w:val="0"/>
      <w:marBottom w:val="0"/>
      <w:divBdr>
        <w:top w:val="none" w:sz="0" w:space="0" w:color="auto"/>
        <w:left w:val="none" w:sz="0" w:space="0" w:color="auto"/>
        <w:bottom w:val="none" w:sz="0" w:space="0" w:color="auto"/>
        <w:right w:val="none" w:sz="0" w:space="0" w:color="auto"/>
      </w:divBdr>
    </w:div>
    <w:div w:id="1733504989">
      <w:bodyDiv w:val="1"/>
      <w:marLeft w:val="0"/>
      <w:marRight w:val="0"/>
      <w:marTop w:val="0"/>
      <w:marBottom w:val="0"/>
      <w:divBdr>
        <w:top w:val="none" w:sz="0" w:space="0" w:color="auto"/>
        <w:left w:val="none" w:sz="0" w:space="0" w:color="auto"/>
        <w:bottom w:val="none" w:sz="0" w:space="0" w:color="auto"/>
        <w:right w:val="none" w:sz="0" w:space="0" w:color="auto"/>
      </w:divBdr>
    </w:div>
    <w:div w:id="1735423627">
      <w:bodyDiv w:val="1"/>
      <w:marLeft w:val="0"/>
      <w:marRight w:val="0"/>
      <w:marTop w:val="0"/>
      <w:marBottom w:val="0"/>
      <w:divBdr>
        <w:top w:val="none" w:sz="0" w:space="0" w:color="auto"/>
        <w:left w:val="none" w:sz="0" w:space="0" w:color="auto"/>
        <w:bottom w:val="none" w:sz="0" w:space="0" w:color="auto"/>
        <w:right w:val="none" w:sz="0" w:space="0" w:color="auto"/>
      </w:divBdr>
    </w:div>
    <w:div w:id="1741322086">
      <w:bodyDiv w:val="1"/>
      <w:marLeft w:val="0"/>
      <w:marRight w:val="0"/>
      <w:marTop w:val="0"/>
      <w:marBottom w:val="0"/>
      <w:divBdr>
        <w:top w:val="none" w:sz="0" w:space="0" w:color="auto"/>
        <w:left w:val="none" w:sz="0" w:space="0" w:color="auto"/>
        <w:bottom w:val="none" w:sz="0" w:space="0" w:color="auto"/>
        <w:right w:val="none" w:sz="0" w:space="0" w:color="auto"/>
      </w:divBdr>
    </w:div>
    <w:div w:id="1762991568">
      <w:bodyDiv w:val="1"/>
      <w:marLeft w:val="0"/>
      <w:marRight w:val="0"/>
      <w:marTop w:val="0"/>
      <w:marBottom w:val="0"/>
      <w:divBdr>
        <w:top w:val="none" w:sz="0" w:space="0" w:color="auto"/>
        <w:left w:val="none" w:sz="0" w:space="0" w:color="auto"/>
        <w:bottom w:val="none" w:sz="0" w:space="0" w:color="auto"/>
        <w:right w:val="none" w:sz="0" w:space="0" w:color="auto"/>
      </w:divBdr>
    </w:div>
    <w:div w:id="1779986014">
      <w:bodyDiv w:val="1"/>
      <w:marLeft w:val="0"/>
      <w:marRight w:val="0"/>
      <w:marTop w:val="0"/>
      <w:marBottom w:val="0"/>
      <w:divBdr>
        <w:top w:val="none" w:sz="0" w:space="0" w:color="auto"/>
        <w:left w:val="none" w:sz="0" w:space="0" w:color="auto"/>
        <w:bottom w:val="none" w:sz="0" w:space="0" w:color="auto"/>
        <w:right w:val="none" w:sz="0" w:space="0" w:color="auto"/>
      </w:divBdr>
    </w:div>
    <w:div w:id="1780442248">
      <w:bodyDiv w:val="1"/>
      <w:marLeft w:val="0"/>
      <w:marRight w:val="0"/>
      <w:marTop w:val="0"/>
      <w:marBottom w:val="0"/>
      <w:divBdr>
        <w:top w:val="none" w:sz="0" w:space="0" w:color="auto"/>
        <w:left w:val="none" w:sz="0" w:space="0" w:color="auto"/>
        <w:bottom w:val="none" w:sz="0" w:space="0" w:color="auto"/>
        <w:right w:val="none" w:sz="0" w:space="0" w:color="auto"/>
      </w:divBdr>
      <w:divsChild>
        <w:div w:id="1235356445">
          <w:marLeft w:val="0"/>
          <w:marRight w:val="0"/>
          <w:marTop w:val="0"/>
          <w:marBottom w:val="0"/>
          <w:divBdr>
            <w:top w:val="none" w:sz="0" w:space="0" w:color="auto"/>
            <w:left w:val="none" w:sz="0" w:space="0" w:color="auto"/>
            <w:bottom w:val="none" w:sz="0" w:space="0" w:color="auto"/>
            <w:right w:val="none" w:sz="0" w:space="0" w:color="auto"/>
          </w:divBdr>
        </w:div>
      </w:divsChild>
    </w:div>
    <w:div w:id="1789396962">
      <w:bodyDiv w:val="1"/>
      <w:marLeft w:val="0"/>
      <w:marRight w:val="0"/>
      <w:marTop w:val="0"/>
      <w:marBottom w:val="0"/>
      <w:divBdr>
        <w:top w:val="none" w:sz="0" w:space="0" w:color="auto"/>
        <w:left w:val="none" w:sz="0" w:space="0" w:color="auto"/>
        <w:bottom w:val="none" w:sz="0" w:space="0" w:color="auto"/>
        <w:right w:val="none" w:sz="0" w:space="0" w:color="auto"/>
      </w:divBdr>
    </w:div>
    <w:div w:id="1790584111">
      <w:bodyDiv w:val="1"/>
      <w:marLeft w:val="0"/>
      <w:marRight w:val="0"/>
      <w:marTop w:val="0"/>
      <w:marBottom w:val="0"/>
      <w:divBdr>
        <w:top w:val="none" w:sz="0" w:space="0" w:color="auto"/>
        <w:left w:val="none" w:sz="0" w:space="0" w:color="auto"/>
        <w:bottom w:val="none" w:sz="0" w:space="0" w:color="auto"/>
        <w:right w:val="none" w:sz="0" w:space="0" w:color="auto"/>
      </w:divBdr>
      <w:divsChild>
        <w:div w:id="1402630401">
          <w:marLeft w:val="0"/>
          <w:marRight w:val="0"/>
          <w:marTop w:val="0"/>
          <w:marBottom w:val="0"/>
          <w:divBdr>
            <w:top w:val="none" w:sz="0" w:space="0" w:color="auto"/>
            <w:left w:val="none" w:sz="0" w:space="0" w:color="auto"/>
            <w:bottom w:val="none" w:sz="0" w:space="0" w:color="auto"/>
            <w:right w:val="none" w:sz="0" w:space="0" w:color="auto"/>
          </w:divBdr>
        </w:div>
      </w:divsChild>
    </w:div>
    <w:div w:id="1795561020">
      <w:bodyDiv w:val="1"/>
      <w:marLeft w:val="0"/>
      <w:marRight w:val="0"/>
      <w:marTop w:val="0"/>
      <w:marBottom w:val="0"/>
      <w:divBdr>
        <w:top w:val="none" w:sz="0" w:space="0" w:color="auto"/>
        <w:left w:val="none" w:sz="0" w:space="0" w:color="auto"/>
        <w:bottom w:val="none" w:sz="0" w:space="0" w:color="auto"/>
        <w:right w:val="none" w:sz="0" w:space="0" w:color="auto"/>
      </w:divBdr>
    </w:div>
    <w:div w:id="1801335670">
      <w:bodyDiv w:val="1"/>
      <w:marLeft w:val="0"/>
      <w:marRight w:val="0"/>
      <w:marTop w:val="0"/>
      <w:marBottom w:val="0"/>
      <w:divBdr>
        <w:top w:val="none" w:sz="0" w:space="0" w:color="auto"/>
        <w:left w:val="none" w:sz="0" w:space="0" w:color="auto"/>
        <w:bottom w:val="none" w:sz="0" w:space="0" w:color="auto"/>
        <w:right w:val="none" w:sz="0" w:space="0" w:color="auto"/>
      </w:divBdr>
    </w:div>
    <w:div w:id="1820688083">
      <w:bodyDiv w:val="1"/>
      <w:marLeft w:val="0"/>
      <w:marRight w:val="0"/>
      <w:marTop w:val="0"/>
      <w:marBottom w:val="0"/>
      <w:divBdr>
        <w:top w:val="none" w:sz="0" w:space="0" w:color="auto"/>
        <w:left w:val="none" w:sz="0" w:space="0" w:color="auto"/>
        <w:bottom w:val="none" w:sz="0" w:space="0" w:color="auto"/>
        <w:right w:val="none" w:sz="0" w:space="0" w:color="auto"/>
      </w:divBdr>
      <w:divsChild>
        <w:div w:id="1935354555">
          <w:marLeft w:val="0"/>
          <w:marRight w:val="0"/>
          <w:marTop w:val="0"/>
          <w:marBottom w:val="0"/>
          <w:divBdr>
            <w:top w:val="none" w:sz="0" w:space="0" w:color="auto"/>
            <w:left w:val="none" w:sz="0" w:space="0" w:color="auto"/>
            <w:bottom w:val="none" w:sz="0" w:space="0" w:color="auto"/>
            <w:right w:val="none" w:sz="0" w:space="0" w:color="auto"/>
          </w:divBdr>
        </w:div>
      </w:divsChild>
    </w:div>
    <w:div w:id="1839539266">
      <w:bodyDiv w:val="1"/>
      <w:marLeft w:val="0"/>
      <w:marRight w:val="0"/>
      <w:marTop w:val="0"/>
      <w:marBottom w:val="0"/>
      <w:divBdr>
        <w:top w:val="none" w:sz="0" w:space="0" w:color="auto"/>
        <w:left w:val="none" w:sz="0" w:space="0" w:color="auto"/>
        <w:bottom w:val="none" w:sz="0" w:space="0" w:color="auto"/>
        <w:right w:val="none" w:sz="0" w:space="0" w:color="auto"/>
      </w:divBdr>
    </w:div>
    <w:div w:id="1894153081">
      <w:bodyDiv w:val="1"/>
      <w:marLeft w:val="0"/>
      <w:marRight w:val="0"/>
      <w:marTop w:val="0"/>
      <w:marBottom w:val="0"/>
      <w:divBdr>
        <w:top w:val="none" w:sz="0" w:space="0" w:color="auto"/>
        <w:left w:val="none" w:sz="0" w:space="0" w:color="auto"/>
        <w:bottom w:val="none" w:sz="0" w:space="0" w:color="auto"/>
        <w:right w:val="none" w:sz="0" w:space="0" w:color="auto"/>
      </w:divBdr>
    </w:div>
    <w:div w:id="1896622688">
      <w:bodyDiv w:val="1"/>
      <w:marLeft w:val="0"/>
      <w:marRight w:val="0"/>
      <w:marTop w:val="0"/>
      <w:marBottom w:val="0"/>
      <w:divBdr>
        <w:top w:val="none" w:sz="0" w:space="0" w:color="auto"/>
        <w:left w:val="none" w:sz="0" w:space="0" w:color="auto"/>
        <w:bottom w:val="none" w:sz="0" w:space="0" w:color="auto"/>
        <w:right w:val="none" w:sz="0" w:space="0" w:color="auto"/>
      </w:divBdr>
    </w:div>
    <w:div w:id="1902793290">
      <w:bodyDiv w:val="1"/>
      <w:marLeft w:val="0"/>
      <w:marRight w:val="0"/>
      <w:marTop w:val="0"/>
      <w:marBottom w:val="0"/>
      <w:divBdr>
        <w:top w:val="none" w:sz="0" w:space="0" w:color="auto"/>
        <w:left w:val="none" w:sz="0" w:space="0" w:color="auto"/>
        <w:bottom w:val="none" w:sz="0" w:space="0" w:color="auto"/>
        <w:right w:val="none" w:sz="0" w:space="0" w:color="auto"/>
      </w:divBdr>
      <w:divsChild>
        <w:div w:id="1031687440">
          <w:marLeft w:val="0"/>
          <w:marRight w:val="0"/>
          <w:marTop w:val="0"/>
          <w:marBottom w:val="0"/>
          <w:divBdr>
            <w:top w:val="none" w:sz="0" w:space="0" w:color="auto"/>
            <w:left w:val="none" w:sz="0" w:space="0" w:color="auto"/>
            <w:bottom w:val="none" w:sz="0" w:space="0" w:color="auto"/>
            <w:right w:val="none" w:sz="0" w:space="0" w:color="auto"/>
          </w:divBdr>
        </w:div>
      </w:divsChild>
    </w:div>
    <w:div w:id="1909609515">
      <w:bodyDiv w:val="1"/>
      <w:marLeft w:val="0"/>
      <w:marRight w:val="0"/>
      <w:marTop w:val="0"/>
      <w:marBottom w:val="0"/>
      <w:divBdr>
        <w:top w:val="none" w:sz="0" w:space="0" w:color="auto"/>
        <w:left w:val="none" w:sz="0" w:space="0" w:color="auto"/>
        <w:bottom w:val="none" w:sz="0" w:space="0" w:color="auto"/>
        <w:right w:val="none" w:sz="0" w:space="0" w:color="auto"/>
      </w:divBdr>
    </w:div>
    <w:div w:id="1945725945">
      <w:bodyDiv w:val="1"/>
      <w:marLeft w:val="0"/>
      <w:marRight w:val="0"/>
      <w:marTop w:val="0"/>
      <w:marBottom w:val="0"/>
      <w:divBdr>
        <w:top w:val="none" w:sz="0" w:space="0" w:color="auto"/>
        <w:left w:val="none" w:sz="0" w:space="0" w:color="auto"/>
        <w:bottom w:val="none" w:sz="0" w:space="0" w:color="auto"/>
        <w:right w:val="none" w:sz="0" w:space="0" w:color="auto"/>
      </w:divBdr>
    </w:div>
    <w:div w:id="1959800129">
      <w:bodyDiv w:val="1"/>
      <w:marLeft w:val="0"/>
      <w:marRight w:val="0"/>
      <w:marTop w:val="0"/>
      <w:marBottom w:val="0"/>
      <w:divBdr>
        <w:top w:val="none" w:sz="0" w:space="0" w:color="auto"/>
        <w:left w:val="none" w:sz="0" w:space="0" w:color="auto"/>
        <w:bottom w:val="none" w:sz="0" w:space="0" w:color="auto"/>
        <w:right w:val="none" w:sz="0" w:space="0" w:color="auto"/>
      </w:divBdr>
      <w:divsChild>
        <w:div w:id="1879388657">
          <w:marLeft w:val="0"/>
          <w:marRight w:val="0"/>
          <w:marTop w:val="0"/>
          <w:marBottom w:val="0"/>
          <w:divBdr>
            <w:top w:val="none" w:sz="0" w:space="0" w:color="auto"/>
            <w:left w:val="none" w:sz="0" w:space="0" w:color="auto"/>
            <w:bottom w:val="none" w:sz="0" w:space="0" w:color="auto"/>
            <w:right w:val="none" w:sz="0" w:space="0" w:color="auto"/>
          </w:divBdr>
        </w:div>
      </w:divsChild>
    </w:div>
    <w:div w:id="1969586140">
      <w:bodyDiv w:val="1"/>
      <w:marLeft w:val="0"/>
      <w:marRight w:val="0"/>
      <w:marTop w:val="0"/>
      <w:marBottom w:val="0"/>
      <w:divBdr>
        <w:top w:val="none" w:sz="0" w:space="0" w:color="auto"/>
        <w:left w:val="none" w:sz="0" w:space="0" w:color="auto"/>
        <w:bottom w:val="none" w:sz="0" w:space="0" w:color="auto"/>
        <w:right w:val="none" w:sz="0" w:space="0" w:color="auto"/>
      </w:divBdr>
    </w:div>
    <w:div w:id="1975020386">
      <w:bodyDiv w:val="1"/>
      <w:marLeft w:val="0"/>
      <w:marRight w:val="0"/>
      <w:marTop w:val="0"/>
      <w:marBottom w:val="0"/>
      <w:divBdr>
        <w:top w:val="none" w:sz="0" w:space="0" w:color="auto"/>
        <w:left w:val="none" w:sz="0" w:space="0" w:color="auto"/>
        <w:bottom w:val="none" w:sz="0" w:space="0" w:color="auto"/>
        <w:right w:val="none" w:sz="0" w:space="0" w:color="auto"/>
      </w:divBdr>
    </w:div>
    <w:div w:id="1975716804">
      <w:bodyDiv w:val="1"/>
      <w:marLeft w:val="0"/>
      <w:marRight w:val="0"/>
      <w:marTop w:val="0"/>
      <w:marBottom w:val="0"/>
      <w:divBdr>
        <w:top w:val="none" w:sz="0" w:space="0" w:color="auto"/>
        <w:left w:val="none" w:sz="0" w:space="0" w:color="auto"/>
        <w:bottom w:val="none" w:sz="0" w:space="0" w:color="auto"/>
        <w:right w:val="none" w:sz="0" w:space="0" w:color="auto"/>
      </w:divBdr>
      <w:divsChild>
        <w:div w:id="1601327786">
          <w:marLeft w:val="0"/>
          <w:marRight w:val="0"/>
          <w:marTop w:val="0"/>
          <w:marBottom w:val="0"/>
          <w:divBdr>
            <w:top w:val="none" w:sz="0" w:space="0" w:color="auto"/>
            <w:left w:val="none" w:sz="0" w:space="0" w:color="auto"/>
            <w:bottom w:val="none" w:sz="0" w:space="0" w:color="auto"/>
            <w:right w:val="none" w:sz="0" w:space="0" w:color="auto"/>
          </w:divBdr>
        </w:div>
      </w:divsChild>
    </w:div>
    <w:div w:id="1978953940">
      <w:bodyDiv w:val="1"/>
      <w:marLeft w:val="0"/>
      <w:marRight w:val="0"/>
      <w:marTop w:val="0"/>
      <w:marBottom w:val="0"/>
      <w:divBdr>
        <w:top w:val="none" w:sz="0" w:space="0" w:color="auto"/>
        <w:left w:val="none" w:sz="0" w:space="0" w:color="auto"/>
        <w:bottom w:val="none" w:sz="0" w:space="0" w:color="auto"/>
        <w:right w:val="none" w:sz="0" w:space="0" w:color="auto"/>
      </w:divBdr>
    </w:div>
    <w:div w:id="1992518505">
      <w:bodyDiv w:val="1"/>
      <w:marLeft w:val="0"/>
      <w:marRight w:val="0"/>
      <w:marTop w:val="0"/>
      <w:marBottom w:val="0"/>
      <w:divBdr>
        <w:top w:val="none" w:sz="0" w:space="0" w:color="auto"/>
        <w:left w:val="none" w:sz="0" w:space="0" w:color="auto"/>
        <w:bottom w:val="none" w:sz="0" w:space="0" w:color="auto"/>
        <w:right w:val="none" w:sz="0" w:space="0" w:color="auto"/>
      </w:divBdr>
    </w:div>
    <w:div w:id="1997302479">
      <w:bodyDiv w:val="1"/>
      <w:marLeft w:val="0"/>
      <w:marRight w:val="0"/>
      <w:marTop w:val="0"/>
      <w:marBottom w:val="0"/>
      <w:divBdr>
        <w:top w:val="none" w:sz="0" w:space="0" w:color="auto"/>
        <w:left w:val="none" w:sz="0" w:space="0" w:color="auto"/>
        <w:bottom w:val="none" w:sz="0" w:space="0" w:color="auto"/>
        <w:right w:val="none" w:sz="0" w:space="0" w:color="auto"/>
      </w:divBdr>
    </w:div>
    <w:div w:id="2034380891">
      <w:bodyDiv w:val="1"/>
      <w:marLeft w:val="0"/>
      <w:marRight w:val="0"/>
      <w:marTop w:val="0"/>
      <w:marBottom w:val="0"/>
      <w:divBdr>
        <w:top w:val="none" w:sz="0" w:space="0" w:color="auto"/>
        <w:left w:val="none" w:sz="0" w:space="0" w:color="auto"/>
        <w:bottom w:val="none" w:sz="0" w:space="0" w:color="auto"/>
        <w:right w:val="none" w:sz="0" w:space="0" w:color="auto"/>
      </w:divBdr>
    </w:div>
    <w:div w:id="2035382766">
      <w:bodyDiv w:val="1"/>
      <w:marLeft w:val="0"/>
      <w:marRight w:val="0"/>
      <w:marTop w:val="0"/>
      <w:marBottom w:val="0"/>
      <w:divBdr>
        <w:top w:val="none" w:sz="0" w:space="0" w:color="auto"/>
        <w:left w:val="none" w:sz="0" w:space="0" w:color="auto"/>
        <w:bottom w:val="none" w:sz="0" w:space="0" w:color="auto"/>
        <w:right w:val="none" w:sz="0" w:space="0" w:color="auto"/>
      </w:divBdr>
    </w:div>
    <w:div w:id="2044750098">
      <w:bodyDiv w:val="1"/>
      <w:marLeft w:val="0"/>
      <w:marRight w:val="0"/>
      <w:marTop w:val="0"/>
      <w:marBottom w:val="0"/>
      <w:divBdr>
        <w:top w:val="none" w:sz="0" w:space="0" w:color="auto"/>
        <w:left w:val="none" w:sz="0" w:space="0" w:color="auto"/>
        <w:bottom w:val="none" w:sz="0" w:space="0" w:color="auto"/>
        <w:right w:val="none" w:sz="0" w:space="0" w:color="auto"/>
      </w:divBdr>
    </w:div>
    <w:div w:id="2066445138">
      <w:bodyDiv w:val="1"/>
      <w:marLeft w:val="0"/>
      <w:marRight w:val="0"/>
      <w:marTop w:val="0"/>
      <w:marBottom w:val="0"/>
      <w:divBdr>
        <w:top w:val="none" w:sz="0" w:space="0" w:color="auto"/>
        <w:left w:val="none" w:sz="0" w:space="0" w:color="auto"/>
        <w:bottom w:val="none" w:sz="0" w:space="0" w:color="auto"/>
        <w:right w:val="none" w:sz="0" w:space="0" w:color="auto"/>
      </w:divBdr>
    </w:div>
    <w:div w:id="2075473045">
      <w:bodyDiv w:val="1"/>
      <w:marLeft w:val="0"/>
      <w:marRight w:val="0"/>
      <w:marTop w:val="0"/>
      <w:marBottom w:val="0"/>
      <w:divBdr>
        <w:top w:val="none" w:sz="0" w:space="0" w:color="auto"/>
        <w:left w:val="none" w:sz="0" w:space="0" w:color="auto"/>
        <w:bottom w:val="none" w:sz="0" w:space="0" w:color="auto"/>
        <w:right w:val="none" w:sz="0" w:space="0" w:color="auto"/>
      </w:divBdr>
    </w:div>
    <w:div w:id="2093354926">
      <w:bodyDiv w:val="1"/>
      <w:marLeft w:val="0"/>
      <w:marRight w:val="0"/>
      <w:marTop w:val="0"/>
      <w:marBottom w:val="0"/>
      <w:divBdr>
        <w:top w:val="none" w:sz="0" w:space="0" w:color="auto"/>
        <w:left w:val="none" w:sz="0" w:space="0" w:color="auto"/>
        <w:bottom w:val="none" w:sz="0" w:space="0" w:color="auto"/>
        <w:right w:val="none" w:sz="0" w:space="0" w:color="auto"/>
      </w:divBdr>
    </w:div>
    <w:div w:id="2107965477">
      <w:bodyDiv w:val="1"/>
      <w:marLeft w:val="0"/>
      <w:marRight w:val="0"/>
      <w:marTop w:val="0"/>
      <w:marBottom w:val="0"/>
      <w:divBdr>
        <w:top w:val="none" w:sz="0" w:space="0" w:color="auto"/>
        <w:left w:val="none" w:sz="0" w:space="0" w:color="auto"/>
        <w:bottom w:val="none" w:sz="0" w:space="0" w:color="auto"/>
        <w:right w:val="none" w:sz="0" w:space="0" w:color="auto"/>
      </w:divBdr>
    </w:div>
    <w:div w:id="2112697131">
      <w:bodyDiv w:val="1"/>
      <w:marLeft w:val="0"/>
      <w:marRight w:val="0"/>
      <w:marTop w:val="0"/>
      <w:marBottom w:val="0"/>
      <w:divBdr>
        <w:top w:val="none" w:sz="0" w:space="0" w:color="auto"/>
        <w:left w:val="none" w:sz="0" w:space="0" w:color="auto"/>
        <w:bottom w:val="none" w:sz="0" w:space="0" w:color="auto"/>
        <w:right w:val="none" w:sz="0" w:space="0" w:color="auto"/>
      </w:divBdr>
      <w:divsChild>
        <w:div w:id="1757553393">
          <w:marLeft w:val="0"/>
          <w:marRight w:val="0"/>
          <w:marTop w:val="0"/>
          <w:marBottom w:val="0"/>
          <w:divBdr>
            <w:top w:val="none" w:sz="0" w:space="0" w:color="auto"/>
            <w:left w:val="none" w:sz="0" w:space="0" w:color="auto"/>
            <w:bottom w:val="none" w:sz="0" w:space="0" w:color="auto"/>
            <w:right w:val="none" w:sz="0" w:space="0" w:color="auto"/>
          </w:divBdr>
        </w:div>
      </w:divsChild>
    </w:div>
    <w:div w:id="2132704768">
      <w:bodyDiv w:val="1"/>
      <w:marLeft w:val="0"/>
      <w:marRight w:val="0"/>
      <w:marTop w:val="0"/>
      <w:marBottom w:val="0"/>
      <w:divBdr>
        <w:top w:val="none" w:sz="0" w:space="0" w:color="auto"/>
        <w:left w:val="none" w:sz="0" w:space="0" w:color="auto"/>
        <w:bottom w:val="none" w:sz="0" w:space="0" w:color="auto"/>
        <w:right w:val="none" w:sz="0" w:space="0" w:color="auto"/>
      </w:divBdr>
      <w:divsChild>
        <w:div w:id="7297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yshao\Application%20Data\Microsoft\Templates\FE_doc.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B911F-FEA9-484D-8FCB-2752EDE5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FE_doc.dot</Template>
  <TotalTime>36025</TotalTime>
  <Pages>34</Pages>
  <Words>3777</Words>
  <Characters>21535</Characters>
  <Application>Microsoft Office Word</Application>
  <DocSecurity>0</DocSecurity>
  <Lines>179</Lines>
  <Paragraphs>50</Paragraphs>
  <ScaleCrop>false</ScaleCrop>
  <Company>Lenovo</Company>
  <LinksUpToDate>false</LinksUpToDate>
  <CharactersWithSpaces>25262</CharactersWithSpaces>
  <SharedDoc>false</SharedDoc>
  <HLinks>
    <vt:vector size="192" baseType="variant">
      <vt:variant>
        <vt:i4>6291564</vt:i4>
      </vt:variant>
      <vt:variant>
        <vt:i4>192</vt:i4>
      </vt:variant>
      <vt:variant>
        <vt:i4>0</vt:i4>
      </vt:variant>
      <vt:variant>
        <vt:i4>5</vt:i4>
      </vt:variant>
      <vt:variant>
        <vt:lpwstr>javascript:void(0)</vt:lpwstr>
      </vt:variant>
      <vt:variant>
        <vt:lpwstr/>
      </vt:variant>
      <vt:variant>
        <vt:i4>1441855</vt:i4>
      </vt:variant>
      <vt:variant>
        <vt:i4>182</vt:i4>
      </vt:variant>
      <vt:variant>
        <vt:i4>0</vt:i4>
      </vt:variant>
      <vt:variant>
        <vt:i4>5</vt:i4>
      </vt:variant>
      <vt:variant>
        <vt:lpwstr/>
      </vt:variant>
      <vt:variant>
        <vt:lpwstr>_Toc257899355</vt:lpwstr>
      </vt:variant>
      <vt:variant>
        <vt:i4>1441855</vt:i4>
      </vt:variant>
      <vt:variant>
        <vt:i4>176</vt:i4>
      </vt:variant>
      <vt:variant>
        <vt:i4>0</vt:i4>
      </vt:variant>
      <vt:variant>
        <vt:i4>5</vt:i4>
      </vt:variant>
      <vt:variant>
        <vt:lpwstr/>
      </vt:variant>
      <vt:variant>
        <vt:lpwstr>_Toc257899354</vt:lpwstr>
      </vt:variant>
      <vt:variant>
        <vt:i4>1441855</vt:i4>
      </vt:variant>
      <vt:variant>
        <vt:i4>170</vt:i4>
      </vt:variant>
      <vt:variant>
        <vt:i4>0</vt:i4>
      </vt:variant>
      <vt:variant>
        <vt:i4>5</vt:i4>
      </vt:variant>
      <vt:variant>
        <vt:lpwstr/>
      </vt:variant>
      <vt:variant>
        <vt:lpwstr>_Toc257899353</vt:lpwstr>
      </vt:variant>
      <vt:variant>
        <vt:i4>1441855</vt:i4>
      </vt:variant>
      <vt:variant>
        <vt:i4>164</vt:i4>
      </vt:variant>
      <vt:variant>
        <vt:i4>0</vt:i4>
      </vt:variant>
      <vt:variant>
        <vt:i4>5</vt:i4>
      </vt:variant>
      <vt:variant>
        <vt:lpwstr/>
      </vt:variant>
      <vt:variant>
        <vt:lpwstr>_Toc257899352</vt:lpwstr>
      </vt:variant>
      <vt:variant>
        <vt:i4>1441855</vt:i4>
      </vt:variant>
      <vt:variant>
        <vt:i4>158</vt:i4>
      </vt:variant>
      <vt:variant>
        <vt:i4>0</vt:i4>
      </vt:variant>
      <vt:variant>
        <vt:i4>5</vt:i4>
      </vt:variant>
      <vt:variant>
        <vt:lpwstr/>
      </vt:variant>
      <vt:variant>
        <vt:lpwstr>_Toc257899351</vt:lpwstr>
      </vt:variant>
      <vt:variant>
        <vt:i4>1441855</vt:i4>
      </vt:variant>
      <vt:variant>
        <vt:i4>152</vt:i4>
      </vt:variant>
      <vt:variant>
        <vt:i4>0</vt:i4>
      </vt:variant>
      <vt:variant>
        <vt:i4>5</vt:i4>
      </vt:variant>
      <vt:variant>
        <vt:lpwstr/>
      </vt:variant>
      <vt:variant>
        <vt:lpwstr>_Toc257899350</vt:lpwstr>
      </vt:variant>
      <vt:variant>
        <vt:i4>1507391</vt:i4>
      </vt:variant>
      <vt:variant>
        <vt:i4>146</vt:i4>
      </vt:variant>
      <vt:variant>
        <vt:i4>0</vt:i4>
      </vt:variant>
      <vt:variant>
        <vt:i4>5</vt:i4>
      </vt:variant>
      <vt:variant>
        <vt:lpwstr/>
      </vt:variant>
      <vt:variant>
        <vt:lpwstr>_Toc257899349</vt:lpwstr>
      </vt:variant>
      <vt:variant>
        <vt:i4>1507391</vt:i4>
      </vt:variant>
      <vt:variant>
        <vt:i4>140</vt:i4>
      </vt:variant>
      <vt:variant>
        <vt:i4>0</vt:i4>
      </vt:variant>
      <vt:variant>
        <vt:i4>5</vt:i4>
      </vt:variant>
      <vt:variant>
        <vt:lpwstr/>
      </vt:variant>
      <vt:variant>
        <vt:lpwstr>_Toc257899348</vt:lpwstr>
      </vt:variant>
      <vt:variant>
        <vt:i4>1507391</vt:i4>
      </vt:variant>
      <vt:variant>
        <vt:i4>134</vt:i4>
      </vt:variant>
      <vt:variant>
        <vt:i4>0</vt:i4>
      </vt:variant>
      <vt:variant>
        <vt:i4>5</vt:i4>
      </vt:variant>
      <vt:variant>
        <vt:lpwstr/>
      </vt:variant>
      <vt:variant>
        <vt:lpwstr>_Toc257899347</vt:lpwstr>
      </vt:variant>
      <vt:variant>
        <vt:i4>1507391</vt:i4>
      </vt:variant>
      <vt:variant>
        <vt:i4>128</vt:i4>
      </vt:variant>
      <vt:variant>
        <vt:i4>0</vt:i4>
      </vt:variant>
      <vt:variant>
        <vt:i4>5</vt:i4>
      </vt:variant>
      <vt:variant>
        <vt:lpwstr/>
      </vt:variant>
      <vt:variant>
        <vt:lpwstr>_Toc257899346</vt:lpwstr>
      </vt:variant>
      <vt:variant>
        <vt:i4>1507391</vt:i4>
      </vt:variant>
      <vt:variant>
        <vt:i4>122</vt:i4>
      </vt:variant>
      <vt:variant>
        <vt:i4>0</vt:i4>
      </vt:variant>
      <vt:variant>
        <vt:i4>5</vt:i4>
      </vt:variant>
      <vt:variant>
        <vt:lpwstr/>
      </vt:variant>
      <vt:variant>
        <vt:lpwstr>_Toc257899345</vt:lpwstr>
      </vt:variant>
      <vt:variant>
        <vt:i4>1507391</vt:i4>
      </vt:variant>
      <vt:variant>
        <vt:i4>116</vt:i4>
      </vt:variant>
      <vt:variant>
        <vt:i4>0</vt:i4>
      </vt:variant>
      <vt:variant>
        <vt:i4>5</vt:i4>
      </vt:variant>
      <vt:variant>
        <vt:lpwstr/>
      </vt:variant>
      <vt:variant>
        <vt:lpwstr>_Toc257899344</vt:lpwstr>
      </vt:variant>
      <vt:variant>
        <vt:i4>1507391</vt:i4>
      </vt:variant>
      <vt:variant>
        <vt:i4>110</vt:i4>
      </vt:variant>
      <vt:variant>
        <vt:i4>0</vt:i4>
      </vt:variant>
      <vt:variant>
        <vt:i4>5</vt:i4>
      </vt:variant>
      <vt:variant>
        <vt:lpwstr/>
      </vt:variant>
      <vt:variant>
        <vt:lpwstr>_Toc257899343</vt:lpwstr>
      </vt:variant>
      <vt:variant>
        <vt:i4>1507391</vt:i4>
      </vt:variant>
      <vt:variant>
        <vt:i4>104</vt:i4>
      </vt:variant>
      <vt:variant>
        <vt:i4>0</vt:i4>
      </vt:variant>
      <vt:variant>
        <vt:i4>5</vt:i4>
      </vt:variant>
      <vt:variant>
        <vt:lpwstr/>
      </vt:variant>
      <vt:variant>
        <vt:lpwstr>_Toc257899342</vt:lpwstr>
      </vt:variant>
      <vt:variant>
        <vt:i4>1507391</vt:i4>
      </vt:variant>
      <vt:variant>
        <vt:i4>98</vt:i4>
      </vt:variant>
      <vt:variant>
        <vt:i4>0</vt:i4>
      </vt:variant>
      <vt:variant>
        <vt:i4>5</vt:i4>
      </vt:variant>
      <vt:variant>
        <vt:lpwstr/>
      </vt:variant>
      <vt:variant>
        <vt:lpwstr>_Toc257899341</vt:lpwstr>
      </vt:variant>
      <vt:variant>
        <vt:i4>1507391</vt:i4>
      </vt:variant>
      <vt:variant>
        <vt:i4>92</vt:i4>
      </vt:variant>
      <vt:variant>
        <vt:i4>0</vt:i4>
      </vt:variant>
      <vt:variant>
        <vt:i4>5</vt:i4>
      </vt:variant>
      <vt:variant>
        <vt:lpwstr/>
      </vt:variant>
      <vt:variant>
        <vt:lpwstr>_Toc257899340</vt:lpwstr>
      </vt:variant>
      <vt:variant>
        <vt:i4>1048639</vt:i4>
      </vt:variant>
      <vt:variant>
        <vt:i4>86</vt:i4>
      </vt:variant>
      <vt:variant>
        <vt:i4>0</vt:i4>
      </vt:variant>
      <vt:variant>
        <vt:i4>5</vt:i4>
      </vt:variant>
      <vt:variant>
        <vt:lpwstr/>
      </vt:variant>
      <vt:variant>
        <vt:lpwstr>_Toc257899339</vt:lpwstr>
      </vt:variant>
      <vt:variant>
        <vt:i4>1048639</vt:i4>
      </vt:variant>
      <vt:variant>
        <vt:i4>80</vt:i4>
      </vt:variant>
      <vt:variant>
        <vt:i4>0</vt:i4>
      </vt:variant>
      <vt:variant>
        <vt:i4>5</vt:i4>
      </vt:variant>
      <vt:variant>
        <vt:lpwstr/>
      </vt:variant>
      <vt:variant>
        <vt:lpwstr>_Toc257899338</vt:lpwstr>
      </vt:variant>
      <vt:variant>
        <vt:i4>1048639</vt:i4>
      </vt:variant>
      <vt:variant>
        <vt:i4>74</vt:i4>
      </vt:variant>
      <vt:variant>
        <vt:i4>0</vt:i4>
      </vt:variant>
      <vt:variant>
        <vt:i4>5</vt:i4>
      </vt:variant>
      <vt:variant>
        <vt:lpwstr/>
      </vt:variant>
      <vt:variant>
        <vt:lpwstr>_Toc257899337</vt:lpwstr>
      </vt:variant>
      <vt:variant>
        <vt:i4>1048639</vt:i4>
      </vt:variant>
      <vt:variant>
        <vt:i4>68</vt:i4>
      </vt:variant>
      <vt:variant>
        <vt:i4>0</vt:i4>
      </vt:variant>
      <vt:variant>
        <vt:i4>5</vt:i4>
      </vt:variant>
      <vt:variant>
        <vt:lpwstr/>
      </vt:variant>
      <vt:variant>
        <vt:lpwstr>_Toc257899336</vt:lpwstr>
      </vt:variant>
      <vt:variant>
        <vt:i4>1048639</vt:i4>
      </vt:variant>
      <vt:variant>
        <vt:i4>62</vt:i4>
      </vt:variant>
      <vt:variant>
        <vt:i4>0</vt:i4>
      </vt:variant>
      <vt:variant>
        <vt:i4>5</vt:i4>
      </vt:variant>
      <vt:variant>
        <vt:lpwstr/>
      </vt:variant>
      <vt:variant>
        <vt:lpwstr>_Toc257899335</vt:lpwstr>
      </vt:variant>
      <vt:variant>
        <vt:i4>1048639</vt:i4>
      </vt:variant>
      <vt:variant>
        <vt:i4>56</vt:i4>
      </vt:variant>
      <vt:variant>
        <vt:i4>0</vt:i4>
      </vt:variant>
      <vt:variant>
        <vt:i4>5</vt:i4>
      </vt:variant>
      <vt:variant>
        <vt:lpwstr/>
      </vt:variant>
      <vt:variant>
        <vt:lpwstr>_Toc257899334</vt:lpwstr>
      </vt:variant>
      <vt:variant>
        <vt:i4>1048639</vt:i4>
      </vt:variant>
      <vt:variant>
        <vt:i4>50</vt:i4>
      </vt:variant>
      <vt:variant>
        <vt:i4>0</vt:i4>
      </vt:variant>
      <vt:variant>
        <vt:i4>5</vt:i4>
      </vt:variant>
      <vt:variant>
        <vt:lpwstr/>
      </vt:variant>
      <vt:variant>
        <vt:lpwstr>_Toc257899333</vt:lpwstr>
      </vt:variant>
      <vt:variant>
        <vt:i4>1048639</vt:i4>
      </vt:variant>
      <vt:variant>
        <vt:i4>44</vt:i4>
      </vt:variant>
      <vt:variant>
        <vt:i4>0</vt:i4>
      </vt:variant>
      <vt:variant>
        <vt:i4>5</vt:i4>
      </vt:variant>
      <vt:variant>
        <vt:lpwstr/>
      </vt:variant>
      <vt:variant>
        <vt:lpwstr>_Toc257899332</vt:lpwstr>
      </vt:variant>
      <vt:variant>
        <vt:i4>1048639</vt:i4>
      </vt:variant>
      <vt:variant>
        <vt:i4>38</vt:i4>
      </vt:variant>
      <vt:variant>
        <vt:i4>0</vt:i4>
      </vt:variant>
      <vt:variant>
        <vt:i4>5</vt:i4>
      </vt:variant>
      <vt:variant>
        <vt:lpwstr/>
      </vt:variant>
      <vt:variant>
        <vt:lpwstr>_Toc257899331</vt:lpwstr>
      </vt:variant>
      <vt:variant>
        <vt:i4>1048639</vt:i4>
      </vt:variant>
      <vt:variant>
        <vt:i4>32</vt:i4>
      </vt:variant>
      <vt:variant>
        <vt:i4>0</vt:i4>
      </vt:variant>
      <vt:variant>
        <vt:i4>5</vt:i4>
      </vt:variant>
      <vt:variant>
        <vt:lpwstr/>
      </vt:variant>
      <vt:variant>
        <vt:lpwstr>_Toc257899330</vt:lpwstr>
      </vt:variant>
      <vt:variant>
        <vt:i4>1114175</vt:i4>
      </vt:variant>
      <vt:variant>
        <vt:i4>26</vt:i4>
      </vt:variant>
      <vt:variant>
        <vt:i4>0</vt:i4>
      </vt:variant>
      <vt:variant>
        <vt:i4>5</vt:i4>
      </vt:variant>
      <vt:variant>
        <vt:lpwstr/>
      </vt:variant>
      <vt:variant>
        <vt:lpwstr>_Toc257899329</vt:lpwstr>
      </vt:variant>
      <vt:variant>
        <vt:i4>1114175</vt:i4>
      </vt:variant>
      <vt:variant>
        <vt:i4>20</vt:i4>
      </vt:variant>
      <vt:variant>
        <vt:i4>0</vt:i4>
      </vt:variant>
      <vt:variant>
        <vt:i4>5</vt:i4>
      </vt:variant>
      <vt:variant>
        <vt:lpwstr/>
      </vt:variant>
      <vt:variant>
        <vt:lpwstr>_Toc257899328</vt:lpwstr>
      </vt:variant>
      <vt:variant>
        <vt:i4>1114175</vt:i4>
      </vt:variant>
      <vt:variant>
        <vt:i4>14</vt:i4>
      </vt:variant>
      <vt:variant>
        <vt:i4>0</vt:i4>
      </vt:variant>
      <vt:variant>
        <vt:i4>5</vt:i4>
      </vt:variant>
      <vt:variant>
        <vt:lpwstr/>
      </vt:variant>
      <vt:variant>
        <vt:lpwstr>_Toc257899327</vt:lpwstr>
      </vt:variant>
      <vt:variant>
        <vt:i4>1114175</vt:i4>
      </vt:variant>
      <vt:variant>
        <vt:i4>8</vt:i4>
      </vt:variant>
      <vt:variant>
        <vt:i4>0</vt:i4>
      </vt:variant>
      <vt:variant>
        <vt:i4>5</vt:i4>
      </vt:variant>
      <vt:variant>
        <vt:lpwstr/>
      </vt:variant>
      <vt:variant>
        <vt:lpwstr>_Toc257899326</vt:lpwstr>
      </vt:variant>
      <vt:variant>
        <vt:i4>1114175</vt:i4>
      </vt:variant>
      <vt:variant>
        <vt:i4>2</vt:i4>
      </vt:variant>
      <vt:variant>
        <vt:i4>0</vt:i4>
      </vt:variant>
      <vt:variant>
        <vt:i4>5</vt:i4>
      </vt:variant>
      <vt:variant>
        <vt:lpwstr/>
      </vt:variant>
      <vt:variant>
        <vt:lpwstr>_Toc257899325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Flash Memory Replacement</dc:title>
  <dc:creator>zhyshao</dc:creator>
  <cp:lastModifiedBy>cn0206</cp:lastModifiedBy>
  <cp:revision>143</cp:revision>
  <cp:lastPrinted>2014-07-29T09:39:00Z</cp:lastPrinted>
  <dcterms:created xsi:type="dcterms:W3CDTF">2015-06-25T05:00:00Z</dcterms:created>
  <dcterms:modified xsi:type="dcterms:W3CDTF">2017-08-22T04:49:00Z</dcterms:modified>
</cp:coreProperties>
</file>